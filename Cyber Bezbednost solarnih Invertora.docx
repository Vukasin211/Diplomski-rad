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3211EAD9" w14:textId="07BDB6E1" w:rsidR="001A259F"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736191" w:history="1">
            <w:r w:rsidR="001A259F" w:rsidRPr="002668BB">
              <w:rPr>
                <w:rStyle w:val="Hyperlink"/>
                <w:rFonts w:eastAsiaTheme="majorEastAsia"/>
                <w:bCs/>
                <w:noProof/>
                <w:lang w:val="en-US"/>
              </w:rPr>
              <w:t>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bCs/>
                <w:noProof/>
                <w:lang w:val="sr-Cyrl-RS"/>
              </w:rPr>
              <w:t>Увод</w:t>
            </w:r>
            <w:r w:rsidR="001A259F">
              <w:rPr>
                <w:noProof/>
                <w:webHidden/>
              </w:rPr>
              <w:tab/>
            </w:r>
            <w:r w:rsidR="001A259F">
              <w:rPr>
                <w:noProof/>
                <w:webHidden/>
              </w:rPr>
              <w:fldChar w:fldCharType="begin"/>
            </w:r>
            <w:r w:rsidR="001A259F">
              <w:rPr>
                <w:noProof/>
                <w:webHidden/>
              </w:rPr>
              <w:instrText xml:space="preserve"> PAGEREF _Toc176736191 \h </w:instrText>
            </w:r>
            <w:r w:rsidR="001A259F">
              <w:rPr>
                <w:noProof/>
                <w:webHidden/>
              </w:rPr>
            </w:r>
            <w:r w:rsidR="001A259F">
              <w:rPr>
                <w:noProof/>
                <w:webHidden/>
              </w:rPr>
              <w:fldChar w:fldCharType="separate"/>
            </w:r>
            <w:r w:rsidR="001A259F">
              <w:rPr>
                <w:noProof/>
                <w:webHidden/>
              </w:rPr>
              <w:t>5</w:t>
            </w:r>
            <w:r w:rsidR="001A259F">
              <w:rPr>
                <w:noProof/>
                <w:webHidden/>
              </w:rPr>
              <w:fldChar w:fldCharType="end"/>
            </w:r>
          </w:hyperlink>
        </w:p>
        <w:p w14:paraId="746B5847" w14:textId="1BB3C5D6"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2" w:history="1">
            <w:r w:rsidR="001A259F" w:rsidRPr="002668BB">
              <w:rPr>
                <w:rStyle w:val="Hyperlink"/>
                <w:rFonts w:eastAsiaTheme="majorEastAsia"/>
                <w:noProof/>
                <w:lang w:val="sr-Cyrl-RS"/>
              </w:rPr>
              <w:t>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Соларни инвертери</w:t>
            </w:r>
            <w:r w:rsidR="001A259F">
              <w:rPr>
                <w:noProof/>
                <w:webHidden/>
              </w:rPr>
              <w:tab/>
            </w:r>
            <w:r w:rsidR="001A259F">
              <w:rPr>
                <w:noProof/>
                <w:webHidden/>
              </w:rPr>
              <w:fldChar w:fldCharType="begin"/>
            </w:r>
            <w:r w:rsidR="001A259F">
              <w:rPr>
                <w:noProof/>
                <w:webHidden/>
              </w:rPr>
              <w:instrText xml:space="preserve"> PAGEREF _Toc176736192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552686A4" w14:textId="458572B6"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3" w:history="1">
            <w:r w:rsidR="001A259F" w:rsidRPr="002668BB">
              <w:rPr>
                <w:rStyle w:val="Hyperlink"/>
                <w:rFonts w:eastAsiaTheme="majorEastAsia"/>
                <w:noProof/>
                <w:lang w:val="sr-Cyrl-RS"/>
              </w:rPr>
              <w:t>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Зашто соларни инвертери представљају ризик сајбер безбедности</w:t>
            </w:r>
            <w:r w:rsidR="001A259F">
              <w:rPr>
                <w:noProof/>
                <w:webHidden/>
              </w:rPr>
              <w:tab/>
            </w:r>
            <w:r w:rsidR="001A259F">
              <w:rPr>
                <w:noProof/>
                <w:webHidden/>
              </w:rPr>
              <w:fldChar w:fldCharType="begin"/>
            </w:r>
            <w:r w:rsidR="001A259F">
              <w:rPr>
                <w:noProof/>
                <w:webHidden/>
              </w:rPr>
              <w:instrText xml:space="preserve"> PAGEREF _Toc176736193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42081C51" w14:textId="5FCA5D7C"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7" w:history="1">
            <w:r w:rsidR="001A259F" w:rsidRPr="002668BB">
              <w:rPr>
                <w:rStyle w:val="Hyperlink"/>
                <w:rFonts w:eastAsiaTheme="majorEastAsia"/>
                <w:noProof/>
                <w:lang w:val="sr-Cyrl-RS"/>
              </w:rPr>
              <w:t>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Произвођачи соларних инвертера</w:t>
            </w:r>
            <w:r w:rsidR="001A259F">
              <w:rPr>
                <w:noProof/>
                <w:webHidden/>
              </w:rPr>
              <w:tab/>
            </w:r>
            <w:r w:rsidR="001A259F">
              <w:rPr>
                <w:noProof/>
                <w:webHidden/>
              </w:rPr>
              <w:fldChar w:fldCharType="begin"/>
            </w:r>
            <w:r w:rsidR="001A259F">
              <w:rPr>
                <w:noProof/>
                <w:webHidden/>
              </w:rPr>
              <w:instrText xml:space="preserve"> PAGEREF _Toc176736197 \h </w:instrText>
            </w:r>
            <w:r w:rsidR="001A259F">
              <w:rPr>
                <w:noProof/>
                <w:webHidden/>
              </w:rPr>
            </w:r>
            <w:r w:rsidR="001A259F">
              <w:rPr>
                <w:noProof/>
                <w:webHidden/>
              </w:rPr>
              <w:fldChar w:fldCharType="separate"/>
            </w:r>
            <w:r w:rsidR="001A259F">
              <w:rPr>
                <w:noProof/>
                <w:webHidden/>
              </w:rPr>
              <w:t>8</w:t>
            </w:r>
            <w:r w:rsidR="001A259F">
              <w:rPr>
                <w:noProof/>
                <w:webHidden/>
              </w:rPr>
              <w:fldChar w:fldCharType="end"/>
            </w:r>
          </w:hyperlink>
        </w:p>
        <w:p w14:paraId="4C3327FE" w14:textId="5D8BC766"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тржишта производње соларних инвертера</w:t>
            </w:r>
            <w:r w:rsidR="001A259F">
              <w:rPr>
                <w:noProof/>
                <w:webHidden/>
              </w:rPr>
              <w:tab/>
            </w:r>
            <w:r w:rsidR="001A259F">
              <w:rPr>
                <w:noProof/>
                <w:webHidden/>
              </w:rPr>
              <w:fldChar w:fldCharType="begin"/>
            </w:r>
            <w:r w:rsidR="001A259F">
              <w:rPr>
                <w:noProof/>
                <w:webHidden/>
              </w:rPr>
              <w:instrText xml:space="preserve"> PAGEREF _Toc176736198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61920992" w14:textId="415DEC79"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Топ 10 произвођача соларних инвертера 2023. година</w:t>
            </w:r>
            <w:r w:rsidR="001A259F">
              <w:rPr>
                <w:noProof/>
                <w:webHidden/>
              </w:rPr>
              <w:tab/>
            </w:r>
            <w:r w:rsidR="001A259F">
              <w:rPr>
                <w:noProof/>
                <w:webHidden/>
              </w:rPr>
              <w:fldChar w:fldCharType="begin"/>
            </w:r>
            <w:r w:rsidR="001A259F">
              <w:rPr>
                <w:noProof/>
                <w:webHidden/>
              </w:rPr>
              <w:instrText xml:space="preserve"> PAGEREF _Toc176736202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3A861F20" w14:textId="49FA77FE"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7" w:history="1">
            <w:r w:rsidR="001A259F" w:rsidRPr="002668BB">
              <w:rPr>
                <w:rStyle w:val="Hyperlink"/>
                <w:rFonts w:eastAsiaTheme="majorEastAsia"/>
                <w:noProof/>
                <w:lang w:val="sr-Cyrl-RS"/>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 ли кинески производи предстаљају проблем</w:t>
            </w:r>
            <w:r w:rsidR="001A259F">
              <w:rPr>
                <w:noProof/>
                <w:webHidden/>
              </w:rPr>
              <w:tab/>
            </w:r>
            <w:r w:rsidR="001A259F">
              <w:rPr>
                <w:noProof/>
                <w:webHidden/>
              </w:rPr>
              <w:fldChar w:fldCharType="begin"/>
            </w:r>
            <w:r w:rsidR="001A259F">
              <w:rPr>
                <w:noProof/>
                <w:webHidden/>
              </w:rPr>
              <w:instrText xml:space="preserve"> PAGEREF _Toc176736207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4664D67B" w14:textId="306A6C48"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0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Инвертерска комуникација</w:t>
            </w:r>
            <w:r w:rsidR="001A259F">
              <w:rPr>
                <w:noProof/>
                <w:webHidden/>
              </w:rPr>
              <w:tab/>
            </w:r>
            <w:r w:rsidR="001A259F">
              <w:rPr>
                <w:noProof/>
                <w:webHidden/>
              </w:rPr>
              <w:fldChar w:fldCharType="begin"/>
            </w:r>
            <w:r w:rsidR="001A259F">
              <w:rPr>
                <w:noProof/>
                <w:webHidden/>
              </w:rPr>
              <w:instrText xml:space="preserve"> PAGEREF _Toc176736208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25850DF1" w14:textId="21B8F73F"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Типови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_Toc176736212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7C74A78B" w14:textId="13F6A9A3"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7" w:history="1">
            <w:r w:rsidR="001A259F" w:rsidRPr="002668BB">
              <w:rPr>
                <w:rStyle w:val="Hyperlink"/>
                <w:rFonts w:eastAsiaTheme="majorEastAsia"/>
                <w:noProof/>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Комуникациони протоколи</w:t>
            </w:r>
            <w:r w:rsidR="001A259F">
              <w:rPr>
                <w:noProof/>
                <w:webHidden/>
              </w:rPr>
              <w:tab/>
            </w:r>
            <w:r w:rsidR="001A259F">
              <w:rPr>
                <w:noProof/>
                <w:webHidden/>
              </w:rPr>
              <w:fldChar w:fldCharType="begin"/>
            </w:r>
            <w:r w:rsidR="001A259F">
              <w:rPr>
                <w:noProof/>
                <w:webHidden/>
              </w:rPr>
              <w:instrText xml:space="preserve"> PAGEREF _Toc176736217 \h </w:instrText>
            </w:r>
            <w:r w:rsidR="001A259F">
              <w:rPr>
                <w:noProof/>
                <w:webHidden/>
              </w:rPr>
            </w:r>
            <w:r w:rsidR="001A259F">
              <w:rPr>
                <w:noProof/>
                <w:webHidden/>
              </w:rPr>
              <w:fldChar w:fldCharType="separate"/>
            </w:r>
            <w:r w:rsidR="001A259F">
              <w:rPr>
                <w:noProof/>
                <w:webHidden/>
              </w:rPr>
              <w:t>13</w:t>
            </w:r>
            <w:r w:rsidR="001A259F">
              <w:rPr>
                <w:noProof/>
                <w:webHidden/>
              </w:rPr>
              <w:fldChar w:fldCharType="end"/>
            </w:r>
          </w:hyperlink>
        </w:p>
        <w:p w14:paraId="224C8D43" w14:textId="293BAFA1"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8" w:history="1">
            <w:r w:rsidR="001A259F" w:rsidRPr="002668BB">
              <w:rPr>
                <w:rStyle w:val="Hyperlink"/>
                <w:rFonts w:eastAsiaTheme="majorEastAsia"/>
                <w:noProof/>
                <w:lang w:val="sr-Cyrl-RS"/>
              </w:rPr>
              <w:t>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Интерфејси за комуникацију</w:t>
            </w:r>
            <w:r w:rsidR="001A259F">
              <w:rPr>
                <w:noProof/>
                <w:webHidden/>
              </w:rPr>
              <w:tab/>
            </w:r>
            <w:r w:rsidR="001A259F">
              <w:rPr>
                <w:noProof/>
                <w:webHidden/>
              </w:rPr>
              <w:fldChar w:fldCharType="begin"/>
            </w:r>
            <w:r w:rsidR="001A259F">
              <w:rPr>
                <w:noProof/>
                <w:webHidden/>
              </w:rPr>
              <w:instrText xml:space="preserve"> PAGEREF _Toc176736218 \h </w:instrText>
            </w:r>
            <w:r w:rsidR="001A259F">
              <w:rPr>
                <w:noProof/>
                <w:webHidden/>
              </w:rPr>
            </w:r>
            <w:r w:rsidR="001A259F">
              <w:rPr>
                <w:noProof/>
                <w:webHidden/>
              </w:rPr>
              <w:fldChar w:fldCharType="separate"/>
            </w:r>
            <w:r w:rsidR="001A259F">
              <w:rPr>
                <w:noProof/>
                <w:webHidden/>
              </w:rPr>
              <w:t>15</w:t>
            </w:r>
            <w:r w:rsidR="001A259F">
              <w:rPr>
                <w:noProof/>
                <w:webHidden/>
              </w:rPr>
              <w:fldChar w:fldCharType="end"/>
            </w:r>
          </w:hyperlink>
        </w:p>
        <w:p w14:paraId="6DD4104A" w14:textId="1F263EA2"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9" w:history="1">
            <w:r w:rsidR="001A259F" w:rsidRPr="002668BB">
              <w:rPr>
                <w:rStyle w:val="Hyperlink"/>
                <w:rFonts w:eastAsiaTheme="majorEastAsia"/>
                <w:noProof/>
                <w:lang w:val="sr-Cyrl-RS"/>
              </w:rPr>
              <w:t>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Примене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_Toc176736219 \h </w:instrText>
            </w:r>
            <w:r w:rsidR="001A259F">
              <w:rPr>
                <w:noProof/>
                <w:webHidden/>
              </w:rPr>
            </w:r>
            <w:r w:rsidR="001A259F">
              <w:rPr>
                <w:noProof/>
                <w:webHidden/>
              </w:rPr>
              <w:fldChar w:fldCharType="separate"/>
            </w:r>
            <w:r w:rsidR="001A259F">
              <w:rPr>
                <w:noProof/>
                <w:webHidden/>
              </w:rPr>
              <w:t>17</w:t>
            </w:r>
            <w:r w:rsidR="001A259F">
              <w:rPr>
                <w:noProof/>
                <w:webHidden/>
              </w:rPr>
              <w:fldChar w:fldCharType="end"/>
            </w:r>
          </w:hyperlink>
        </w:p>
        <w:p w14:paraId="7B81D5A0" w14:textId="3BFE392E" w:rsidR="001A259F"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20" w:history="1">
            <w:r w:rsidR="001A259F" w:rsidRPr="002668BB">
              <w:rPr>
                <w:rStyle w:val="Hyperlink"/>
                <w:rFonts w:eastAsiaTheme="majorEastAsia"/>
                <w:noProof/>
                <w:lang w:val="sr-Cyrl-RS"/>
              </w:rPr>
              <w:t>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Предности и мане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_Toc176736220 \h </w:instrText>
            </w:r>
            <w:r w:rsidR="001A259F">
              <w:rPr>
                <w:noProof/>
                <w:webHidden/>
              </w:rPr>
            </w:r>
            <w:r w:rsidR="001A259F">
              <w:rPr>
                <w:noProof/>
                <w:webHidden/>
              </w:rPr>
              <w:fldChar w:fldCharType="separate"/>
            </w:r>
            <w:r w:rsidR="001A259F">
              <w:rPr>
                <w:noProof/>
                <w:webHidden/>
              </w:rPr>
              <w:t>19</w:t>
            </w:r>
            <w:r w:rsidR="001A259F">
              <w:rPr>
                <w:noProof/>
                <w:webHidden/>
              </w:rPr>
              <w:fldChar w:fldCharType="end"/>
            </w:r>
          </w:hyperlink>
        </w:p>
        <w:p w14:paraId="3EED46F2" w14:textId="71B9323E"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21" w:history="1">
            <w:r w:rsidR="001A259F" w:rsidRPr="002668BB">
              <w:rPr>
                <w:rStyle w:val="Hyperlink"/>
                <w:rFonts w:eastAsiaTheme="majorEastAsia"/>
                <w:noProof/>
                <w:lang w:val="sr-Cyrl-RS"/>
              </w:rPr>
              <w:t>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Сајбер безбедност контроле соларних инвертера</w:t>
            </w:r>
            <w:r w:rsidR="001A259F">
              <w:rPr>
                <w:noProof/>
                <w:webHidden/>
              </w:rPr>
              <w:tab/>
            </w:r>
            <w:r w:rsidR="001A259F">
              <w:rPr>
                <w:noProof/>
                <w:webHidden/>
              </w:rPr>
              <w:fldChar w:fldCharType="begin"/>
            </w:r>
            <w:r w:rsidR="001A259F">
              <w:rPr>
                <w:noProof/>
                <w:webHidden/>
              </w:rPr>
              <w:instrText xml:space="preserve"> PAGEREF _Toc176736221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FC79A71" w14:textId="530FF518"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26" w:history="1">
            <w:r w:rsidR="001A259F" w:rsidRPr="002668BB">
              <w:rPr>
                <w:rStyle w:val="Hyperlink"/>
                <w:rFonts w:eastAsiaTheme="majorEastAsia"/>
                <w:noProof/>
                <w:lang w:val="sr-Cyrl-RS"/>
              </w:rPr>
              <w:t>4.1.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нивоу инвертера</w:t>
            </w:r>
            <w:r w:rsidR="001A259F">
              <w:rPr>
                <w:noProof/>
                <w:webHidden/>
              </w:rPr>
              <w:tab/>
            </w:r>
            <w:r w:rsidR="001A259F">
              <w:rPr>
                <w:noProof/>
                <w:webHidden/>
              </w:rPr>
              <w:fldChar w:fldCharType="begin"/>
            </w:r>
            <w:r w:rsidR="001A259F">
              <w:rPr>
                <w:noProof/>
                <w:webHidden/>
              </w:rPr>
              <w:instrText xml:space="preserve"> PAGEREF _Toc176736226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177CA371" w14:textId="6A4697AD"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27" w:history="1">
            <w:r w:rsidR="001A259F" w:rsidRPr="002668BB">
              <w:rPr>
                <w:rStyle w:val="Hyperlink"/>
                <w:rFonts w:eastAsiaTheme="majorEastAsia"/>
                <w:noProof/>
                <w:lang w:val="sr-Cyrl-RS"/>
              </w:rPr>
              <w:t>4.1.1.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rPr>
              <w:t>Сигурно покретање (Secure Boot)</w:t>
            </w:r>
            <w:r w:rsidR="001A259F">
              <w:rPr>
                <w:noProof/>
                <w:webHidden/>
              </w:rPr>
              <w:tab/>
            </w:r>
            <w:r w:rsidR="001A259F">
              <w:rPr>
                <w:noProof/>
                <w:webHidden/>
              </w:rPr>
              <w:fldChar w:fldCharType="begin"/>
            </w:r>
            <w:r w:rsidR="001A259F">
              <w:rPr>
                <w:noProof/>
                <w:webHidden/>
              </w:rPr>
              <w:instrText xml:space="preserve"> PAGEREF _Toc176736227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396D6FB" w14:textId="795F91B0"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4" w:history="1">
            <w:r w:rsidR="001A259F" w:rsidRPr="002668BB">
              <w:rPr>
                <w:rStyle w:val="Hyperlink"/>
                <w:rFonts w:eastAsiaTheme="majorEastAsia"/>
                <w:noProof/>
                <w:lang w:val="sr-Cyrl-RS"/>
              </w:rPr>
              <w:t>4.2.1.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фирмвера</w:t>
            </w:r>
            <w:r w:rsidR="001A259F">
              <w:rPr>
                <w:noProof/>
                <w:webHidden/>
              </w:rPr>
              <w:tab/>
            </w:r>
            <w:r w:rsidR="001A259F">
              <w:rPr>
                <w:noProof/>
                <w:webHidden/>
              </w:rPr>
              <w:fldChar w:fldCharType="begin"/>
            </w:r>
            <w:r w:rsidR="001A259F">
              <w:rPr>
                <w:noProof/>
                <w:webHidden/>
              </w:rPr>
              <w:instrText xml:space="preserve"> PAGEREF _Toc176736234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CC2261C" w14:textId="5BB9F4FF"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5" w:history="1">
            <w:r w:rsidR="001A259F" w:rsidRPr="002668BB">
              <w:rPr>
                <w:rStyle w:val="Hyperlink"/>
                <w:rFonts w:eastAsiaTheme="majorEastAsia"/>
                <w:noProof/>
                <w:lang w:val="sr-Cyrl-RS"/>
              </w:rPr>
              <w:t>4.2.2.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Аутентификација корисника</w:t>
            </w:r>
            <w:r w:rsidR="001A259F">
              <w:rPr>
                <w:noProof/>
                <w:webHidden/>
              </w:rPr>
              <w:tab/>
            </w:r>
            <w:r w:rsidR="001A259F">
              <w:rPr>
                <w:noProof/>
                <w:webHidden/>
              </w:rPr>
              <w:fldChar w:fldCharType="begin"/>
            </w:r>
            <w:r w:rsidR="001A259F">
              <w:rPr>
                <w:noProof/>
                <w:webHidden/>
              </w:rPr>
              <w:instrText xml:space="preserve"> PAGEREF _Toc176736235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F3CF296" w14:textId="43D4C4A4"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6" w:history="1">
            <w:r w:rsidR="001A259F" w:rsidRPr="002668BB">
              <w:rPr>
                <w:rStyle w:val="Hyperlink"/>
                <w:rFonts w:eastAsiaTheme="majorEastAsia"/>
                <w:noProof/>
                <w:lang w:val="sr-Cyrl-RS"/>
              </w:rPr>
              <w:t>4.2.3.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од физичког напада</w:t>
            </w:r>
            <w:r w:rsidR="001A259F">
              <w:rPr>
                <w:noProof/>
                <w:webHidden/>
              </w:rPr>
              <w:tab/>
            </w:r>
            <w:r w:rsidR="001A259F">
              <w:rPr>
                <w:noProof/>
                <w:webHidden/>
              </w:rPr>
              <w:fldChar w:fldCharType="begin"/>
            </w:r>
            <w:r w:rsidR="001A259F">
              <w:rPr>
                <w:noProof/>
                <w:webHidden/>
              </w:rPr>
              <w:instrText xml:space="preserve"> PAGEREF _Toc176736236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0334C6C" w14:textId="45693F93"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7" w:history="1">
            <w:r w:rsidR="001A259F" w:rsidRPr="002668BB">
              <w:rPr>
                <w:rStyle w:val="Hyperlink"/>
                <w:rFonts w:eastAsiaTheme="majorEastAsia"/>
                <w:noProof/>
                <w:lang w:val="sr-Cyrl-RS"/>
              </w:rPr>
              <w:t>4.2.4.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Правила за лозинке</w:t>
            </w:r>
            <w:r w:rsidR="001A259F">
              <w:rPr>
                <w:noProof/>
                <w:webHidden/>
              </w:rPr>
              <w:tab/>
            </w:r>
            <w:r w:rsidR="001A259F">
              <w:rPr>
                <w:noProof/>
                <w:webHidden/>
              </w:rPr>
              <w:fldChar w:fldCharType="begin"/>
            </w:r>
            <w:r w:rsidR="001A259F">
              <w:rPr>
                <w:noProof/>
                <w:webHidden/>
              </w:rPr>
              <w:instrText xml:space="preserve"> PAGEREF _Toc176736237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B077C51" w14:textId="3CE91C04"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8" w:history="1">
            <w:r w:rsidR="001A259F" w:rsidRPr="002668BB">
              <w:rPr>
                <w:rStyle w:val="Hyperlink"/>
                <w:rFonts w:eastAsiaTheme="majorEastAsia"/>
                <w:noProof/>
                <w:lang w:val="sr-Cyrl-RS"/>
              </w:rPr>
              <w:t>4.2.5.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Даљинско ажурирање фирмвера (</w:t>
            </w:r>
            <w:r w:rsidR="001A259F" w:rsidRPr="002668BB">
              <w:rPr>
                <w:rStyle w:val="Hyperlink"/>
                <w:rFonts w:eastAsiaTheme="majorEastAsia"/>
                <w:bCs/>
                <w:noProof/>
              </w:rPr>
              <w:t>Firmware over-the-air</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_Toc176736238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0938E1EE" w14:textId="1B04A67F"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9" w:history="1">
            <w:r w:rsidR="001A259F" w:rsidRPr="002668BB">
              <w:rPr>
                <w:rStyle w:val="Hyperlink"/>
                <w:rFonts w:eastAsiaTheme="majorEastAsia"/>
                <w:noProof/>
                <w:lang w:val="sr-Cyrl-RS"/>
              </w:rPr>
              <w:t>4.2.6.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w:t>
            </w:r>
            <w:r w:rsidR="001A259F">
              <w:rPr>
                <w:noProof/>
                <w:webHidden/>
              </w:rPr>
              <w:tab/>
            </w:r>
            <w:r w:rsidR="001A259F">
              <w:rPr>
                <w:noProof/>
                <w:webHidden/>
              </w:rPr>
              <w:fldChar w:fldCharType="begin"/>
            </w:r>
            <w:r w:rsidR="001A259F">
              <w:rPr>
                <w:noProof/>
                <w:webHidden/>
              </w:rPr>
              <w:instrText xml:space="preserve"> PAGEREF _Toc176736239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66402B45" w14:textId="04FBF8C8"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40" w:history="1">
            <w:r w:rsidR="001A259F" w:rsidRPr="002668BB">
              <w:rPr>
                <w:rStyle w:val="Hyperlink"/>
                <w:rFonts w:eastAsiaTheme="majorEastAsia"/>
                <w:noProof/>
                <w:lang w:val="sr-Cyrl-RS"/>
              </w:rPr>
              <w:t>4.3.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мрежном нивоу</w:t>
            </w:r>
            <w:r w:rsidR="001A259F">
              <w:rPr>
                <w:noProof/>
                <w:webHidden/>
              </w:rPr>
              <w:tab/>
            </w:r>
            <w:r w:rsidR="001A259F">
              <w:rPr>
                <w:noProof/>
                <w:webHidden/>
              </w:rPr>
              <w:fldChar w:fldCharType="begin"/>
            </w:r>
            <w:r w:rsidR="001A259F">
              <w:rPr>
                <w:noProof/>
                <w:webHidden/>
              </w:rPr>
              <w:instrText xml:space="preserve"> PAGEREF _Toc176736240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46C8DEAB" w14:textId="6E3AC9A5"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1" w:history="1">
            <w:r w:rsidR="001A259F" w:rsidRPr="002668BB">
              <w:rPr>
                <w:rStyle w:val="Hyperlink"/>
                <w:rFonts w:eastAsiaTheme="majorEastAsia"/>
                <w:noProof/>
                <w:lang w:val="sr-Cyrl-RS"/>
              </w:rPr>
              <w:t>4.3.1.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комуникације (TLS/SSL)</w:t>
            </w:r>
            <w:r w:rsidR="001A259F">
              <w:rPr>
                <w:noProof/>
                <w:webHidden/>
              </w:rPr>
              <w:tab/>
            </w:r>
            <w:r w:rsidR="001A259F">
              <w:rPr>
                <w:noProof/>
                <w:webHidden/>
              </w:rPr>
              <w:fldChar w:fldCharType="begin"/>
            </w:r>
            <w:r w:rsidR="001A259F">
              <w:rPr>
                <w:noProof/>
                <w:webHidden/>
              </w:rPr>
              <w:instrText xml:space="preserve"> PAGEREF _Toc176736241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23130F7A" w14:textId="29E96922"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2" w:history="1">
            <w:r w:rsidR="001A259F" w:rsidRPr="002668BB">
              <w:rPr>
                <w:rStyle w:val="Hyperlink"/>
                <w:rFonts w:eastAsiaTheme="majorEastAsia"/>
                <w:noProof/>
                <w:lang w:val="sr-Cyrl-RS"/>
              </w:rPr>
              <w:t>4.3.2.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ВПН (</w:t>
            </w:r>
            <w:r w:rsidR="001A259F" w:rsidRPr="002668BB">
              <w:rPr>
                <w:rStyle w:val="Hyperlink"/>
                <w:rFonts w:eastAsiaTheme="majorEastAsia"/>
                <w:bCs/>
                <w:noProof/>
              </w:rPr>
              <w:t>VPN</w:t>
            </w:r>
            <w:r w:rsidR="001A259F" w:rsidRPr="002668BB">
              <w:rPr>
                <w:rStyle w:val="Hyperlink"/>
                <w:rFonts w:eastAsiaTheme="majorEastAsia"/>
                <w:noProof/>
                <w:lang w:val="sr-Cyrl-RS"/>
              </w:rPr>
              <w:t>) тунел</w:t>
            </w:r>
            <w:r w:rsidR="001A259F">
              <w:rPr>
                <w:noProof/>
                <w:webHidden/>
              </w:rPr>
              <w:tab/>
            </w:r>
            <w:r w:rsidR="001A259F">
              <w:rPr>
                <w:noProof/>
                <w:webHidden/>
              </w:rPr>
              <w:fldChar w:fldCharType="begin"/>
            </w:r>
            <w:r w:rsidR="001A259F">
              <w:rPr>
                <w:noProof/>
                <w:webHidden/>
              </w:rPr>
              <w:instrText xml:space="preserve"> PAGEREF _Toc176736242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2D458E7E" w14:textId="64F3972A"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3" w:history="1">
            <w:r w:rsidR="001A259F" w:rsidRPr="002668BB">
              <w:rPr>
                <w:rStyle w:val="Hyperlink"/>
                <w:rFonts w:eastAsiaTheme="majorEastAsia"/>
                <w:noProof/>
                <w:lang w:val="sr-Cyrl-RS"/>
              </w:rPr>
              <w:t>4.3.3.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Фајервал ()</w:t>
            </w:r>
            <w:r w:rsidR="001A259F">
              <w:rPr>
                <w:noProof/>
                <w:webHidden/>
              </w:rPr>
              <w:tab/>
            </w:r>
            <w:r w:rsidR="001A259F">
              <w:rPr>
                <w:noProof/>
                <w:webHidden/>
              </w:rPr>
              <w:fldChar w:fldCharType="begin"/>
            </w:r>
            <w:r w:rsidR="001A259F">
              <w:rPr>
                <w:noProof/>
                <w:webHidden/>
              </w:rPr>
              <w:instrText xml:space="preserve"> PAGEREF _Toc176736243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60784313" w14:textId="2BAD16A4"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4" w:history="1">
            <w:r w:rsidR="001A259F" w:rsidRPr="002668BB">
              <w:rPr>
                <w:rStyle w:val="Hyperlink"/>
                <w:rFonts w:eastAsiaTheme="majorEastAsia"/>
                <w:noProof/>
                <w:lang w:val="sr-Cyrl-RS"/>
              </w:rPr>
              <w:t>4.3.4.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ИДС (</w:t>
            </w:r>
            <w:r w:rsidR="001A259F" w:rsidRPr="002668BB">
              <w:rPr>
                <w:rStyle w:val="Hyperlink"/>
                <w:rFonts w:eastAsiaTheme="majorEastAsia"/>
                <w:bCs/>
                <w:noProof/>
              </w:rPr>
              <w:t>Intrusion Detection Systems</w:t>
            </w:r>
            <w:r w:rsidR="001A259F" w:rsidRPr="002668BB">
              <w:rPr>
                <w:rStyle w:val="Hyperlink"/>
                <w:rFonts w:eastAsiaTheme="majorEastAsia"/>
                <w:noProof/>
                <w:lang w:val="sr-Cyrl-RS"/>
              </w:rPr>
              <w:t>) / ИПС (</w:t>
            </w:r>
            <w:r w:rsidR="001A259F" w:rsidRPr="002668BB">
              <w:rPr>
                <w:rStyle w:val="Hyperlink"/>
                <w:rFonts w:eastAsiaTheme="majorEastAsia"/>
                <w:bCs/>
                <w:noProof/>
              </w:rPr>
              <w:t>Intrusion Prevention Systems</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_Toc176736244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00B21ECD" w14:textId="064522E7"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5" w:history="1">
            <w:r w:rsidR="001A259F" w:rsidRPr="002668BB">
              <w:rPr>
                <w:rStyle w:val="Hyperlink"/>
                <w:rFonts w:eastAsiaTheme="majorEastAsia"/>
                <w:noProof/>
                <w:lang w:val="sr-Cyrl-RS"/>
              </w:rPr>
              <w:t>4.3.5.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Сегментација мреже</w:t>
            </w:r>
            <w:r w:rsidR="001A259F">
              <w:rPr>
                <w:noProof/>
                <w:webHidden/>
              </w:rPr>
              <w:tab/>
            </w:r>
            <w:r w:rsidR="001A259F">
              <w:rPr>
                <w:noProof/>
                <w:webHidden/>
              </w:rPr>
              <w:fldChar w:fldCharType="begin"/>
            </w:r>
            <w:r w:rsidR="001A259F">
              <w:rPr>
                <w:noProof/>
                <w:webHidden/>
              </w:rPr>
              <w:instrText xml:space="preserve"> PAGEREF _Toc176736245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4C544B5B" w14:textId="4AE59B35"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6" w:history="1">
            <w:r w:rsidR="001A259F" w:rsidRPr="002668BB">
              <w:rPr>
                <w:rStyle w:val="Hyperlink"/>
                <w:rFonts w:eastAsiaTheme="majorEastAsia"/>
                <w:noProof/>
                <w:lang w:val="sr-Cyrl-RS"/>
              </w:rPr>
              <w:t>4.3.6.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Редовно ажурирање софтвера и фирмвера</w:t>
            </w:r>
            <w:r w:rsidR="001A259F">
              <w:rPr>
                <w:noProof/>
                <w:webHidden/>
              </w:rPr>
              <w:tab/>
            </w:r>
            <w:r w:rsidR="001A259F">
              <w:rPr>
                <w:noProof/>
                <w:webHidden/>
              </w:rPr>
              <w:fldChar w:fldCharType="begin"/>
            </w:r>
            <w:r w:rsidR="001A259F">
              <w:rPr>
                <w:noProof/>
                <w:webHidden/>
              </w:rPr>
              <w:instrText xml:space="preserve"> PAGEREF _Toc176736246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58DBB454" w14:textId="62B83BD6"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7" w:history="1">
            <w:r w:rsidR="001A259F" w:rsidRPr="002668BB">
              <w:rPr>
                <w:rStyle w:val="Hyperlink"/>
                <w:rFonts w:eastAsiaTheme="majorEastAsia"/>
                <w:noProof/>
                <w:lang w:val="sr-Cyrl-RS"/>
              </w:rPr>
              <w:t>4.3.7.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 мрежног саобраћаја</w:t>
            </w:r>
            <w:r w:rsidR="001A259F">
              <w:rPr>
                <w:noProof/>
                <w:webHidden/>
              </w:rPr>
              <w:tab/>
            </w:r>
            <w:r w:rsidR="001A259F">
              <w:rPr>
                <w:noProof/>
                <w:webHidden/>
              </w:rPr>
              <w:fldChar w:fldCharType="begin"/>
            </w:r>
            <w:r w:rsidR="001A259F">
              <w:rPr>
                <w:noProof/>
                <w:webHidden/>
              </w:rPr>
              <w:instrText xml:space="preserve"> PAGEREF _Toc176736247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7FA1F0C0" w14:textId="5C022E94"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8" w:history="1">
            <w:r w:rsidR="001A259F" w:rsidRPr="002668BB">
              <w:rPr>
                <w:rStyle w:val="Hyperlink"/>
                <w:rFonts w:eastAsiaTheme="majorEastAsia"/>
                <w:noProof/>
                <w:lang w:val="sr-Cyrl-RS"/>
              </w:rPr>
              <w:t>4.3.8.</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Сигурно управљање приступом (ИАМ - Identity and Access Management)</w:t>
            </w:r>
            <w:r w:rsidR="001A259F">
              <w:rPr>
                <w:noProof/>
                <w:webHidden/>
              </w:rPr>
              <w:tab/>
            </w:r>
            <w:r w:rsidR="001A259F">
              <w:rPr>
                <w:noProof/>
                <w:webHidden/>
              </w:rPr>
              <w:fldChar w:fldCharType="begin"/>
            </w:r>
            <w:r w:rsidR="001A259F">
              <w:rPr>
                <w:noProof/>
                <w:webHidden/>
              </w:rPr>
              <w:instrText xml:space="preserve"> PAGEREF _Toc176736248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029DE7B8" w14:textId="0EA10B6D"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49" w:history="1">
            <w:r w:rsidR="001A259F" w:rsidRPr="002668BB">
              <w:rPr>
                <w:rStyle w:val="Hyperlink"/>
                <w:rFonts w:eastAsiaTheme="majorEastAsia"/>
                <w:noProof/>
                <w:lang w:val="sr-Cyrl-RS"/>
              </w:rPr>
              <w:t>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соларних система</w:t>
            </w:r>
            <w:r w:rsidR="001A259F">
              <w:rPr>
                <w:noProof/>
                <w:webHidden/>
              </w:rPr>
              <w:tab/>
            </w:r>
            <w:r w:rsidR="001A259F">
              <w:rPr>
                <w:noProof/>
                <w:webHidden/>
              </w:rPr>
              <w:fldChar w:fldCharType="begin"/>
            </w:r>
            <w:r w:rsidR="001A259F">
              <w:rPr>
                <w:noProof/>
                <w:webHidden/>
              </w:rPr>
              <w:instrText xml:space="preserve"> PAGEREF _Toc176736249 \h </w:instrText>
            </w:r>
            <w:r w:rsidR="001A259F">
              <w:rPr>
                <w:noProof/>
                <w:webHidden/>
              </w:rPr>
            </w:r>
            <w:r w:rsidR="001A259F">
              <w:rPr>
                <w:noProof/>
                <w:webHidden/>
              </w:rPr>
              <w:fldChar w:fldCharType="separate"/>
            </w:r>
            <w:r w:rsidR="001A259F">
              <w:rPr>
                <w:noProof/>
                <w:webHidden/>
              </w:rPr>
              <w:t>25</w:t>
            </w:r>
            <w:r w:rsidR="001A259F">
              <w:rPr>
                <w:noProof/>
                <w:webHidden/>
              </w:rPr>
              <w:fldChar w:fldCharType="end"/>
            </w:r>
          </w:hyperlink>
        </w:p>
        <w:p w14:paraId="7ECF3BF5" w14:textId="3D0EF9F5"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1" w:history="1">
            <w:r w:rsidR="001A259F" w:rsidRPr="002668BB">
              <w:rPr>
                <w:rStyle w:val="Hyperlink"/>
                <w:rFonts w:eastAsiaTheme="majorEastAsia"/>
                <w:noProof/>
                <w:lang w:val="sr-Cyrl-RS"/>
              </w:rPr>
              <w:t>5.1.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Солармен (Solarman) соларне опреме</w:t>
            </w:r>
            <w:r w:rsidR="001A259F">
              <w:rPr>
                <w:noProof/>
                <w:webHidden/>
              </w:rPr>
              <w:tab/>
            </w:r>
            <w:r w:rsidR="001A259F">
              <w:rPr>
                <w:noProof/>
                <w:webHidden/>
              </w:rPr>
              <w:fldChar w:fldCharType="begin"/>
            </w:r>
            <w:r w:rsidR="001A259F">
              <w:rPr>
                <w:noProof/>
                <w:webHidden/>
              </w:rPr>
              <w:instrText xml:space="preserve"> PAGEREF _Toc176736251 \h </w:instrText>
            </w:r>
            <w:r w:rsidR="001A259F">
              <w:rPr>
                <w:noProof/>
                <w:webHidden/>
              </w:rPr>
            </w:r>
            <w:r w:rsidR="001A259F">
              <w:rPr>
                <w:noProof/>
                <w:webHidden/>
              </w:rPr>
              <w:fldChar w:fldCharType="separate"/>
            </w:r>
            <w:r w:rsidR="001A259F">
              <w:rPr>
                <w:noProof/>
                <w:webHidden/>
              </w:rPr>
              <w:t>27</w:t>
            </w:r>
            <w:r w:rsidR="001A259F">
              <w:rPr>
                <w:noProof/>
                <w:webHidden/>
              </w:rPr>
              <w:fldChar w:fldCharType="end"/>
            </w:r>
          </w:hyperlink>
        </w:p>
        <w:p w14:paraId="6F3C1619" w14:textId="5EC45A49"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2" w:history="1">
            <w:r w:rsidR="001A259F" w:rsidRPr="002668BB">
              <w:rPr>
                <w:rStyle w:val="Hyperlink"/>
                <w:rFonts w:eastAsiaTheme="majorEastAsia"/>
                <w:noProof/>
                <w:lang w:val="sr-Cyrl-RS"/>
              </w:rPr>
              <w:t>5.1.1.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Преуизимање контроле налога манипулациојом ауторизационих токена</w:t>
            </w:r>
            <w:r w:rsidR="001A259F">
              <w:rPr>
                <w:noProof/>
                <w:webHidden/>
              </w:rPr>
              <w:tab/>
            </w:r>
            <w:r w:rsidR="001A259F">
              <w:rPr>
                <w:noProof/>
                <w:webHidden/>
              </w:rPr>
              <w:fldChar w:fldCharType="begin"/>
            </w:r>
            <w:r w:rsidR="001A259F">
              <w:rPr>
                <w:noProof/>
                <w:webHidden/>
              </w:rPr>
              <w:instrText xml:space="preserve"> PAGEREF _Toc176736252 \h </w:instrText>
            </w:r>
            <w:r w:rsidR="001A259F">
              <w:rPr>
                <w:noProof/>
                <w:webHidden/>
              </w:rPr>
            </w:r>
            <w:r w:rsidR="001A259F">
              <w:rPr>
                <w:noProof/>
                <w:webHidden/>
              </w:rPr>
              <w:fldChar w:fldCharType="separate"/>
            </w:r>
            <w:r w:rsidR="001A259F">
              <w:rPr>
                <w:noProof/>
                <w:webHidden/>
              </w:rPr>
              <w:t>28</w:t>
            </w:r>
            <w:r w:rsidR="001A259F">
              <w:rPr>
                <w:noProof/>
                <w:webHidden/>
              </w:rPr>
              <w:fldChar w:fldCharType="end"/>
            </w:r>
          </w:hyperlink>
        </w:p>
        <w:p w14:paraId="6F28A3CE" w14:textId="3932EE8C"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3" w:history="1">
            <w:r w:rsidR="001A259F" w:rsidRPr="002668BB">
              <w:rPr>
                <w:rStyle w:val="Hyperlink"/>
                <w:rFonts w:eastAsiaTheme="majorEastAsia"/>
                <w:noProof/>
                <w:lang w:val="sr-Cyrl-RS"/>
              </w:rPr>
              <w:t>5.1.2.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Поновна употреба Деј Клауд токена</w:t>
            </w:r>
            <w:r w:rsidR="001A259F">
              <w:rPr>
                <w:noProof/>
                <w:webHidden/>
              </w:rPr>
              <w:tab/>
            </w:r>
            <w:r w:rsidR="001A259F">
              <w:rPr>
                <w:noProof/>
                <w:webHidden/>
              </w:rPr>
              <w:fldChar w:fldCharType="begin"/>
            </w:r>
            <w:r w:rsidR="001A259F">
              <w:rPr>
                <w:noProof/>
                <w:webHidden/>
              </w:rPr>
              <w:instrText xml:space="preserve"> PAGEREF _Toc176736253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0521173E" w14:textId="57DE1CA3"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4" w:history="1">
            <w:r w:rsidR="001A259F" w:rsidRPr="002668BB">
              <w:rPr>
                <w:rStyle w:val="Hyperlink"/>
                <w:rFonts w:eastAsiaTheme="majorEastAsia"/>
                <w:noProof/>
                <w:lang w:val="sr-Cyrl-RS"/>
              </w:rPr>
              <w:t>5.1.3.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Прикупљање података кроз /group-s/acc/orgs АПИ ендпоинт</w:t>
            </w:r>
            <w:r w:rsidR="001A259F">
              <w:rPr>
                <w:noProof/>
                <w:webHidden/>
              </w:rPr>
              <w:tab/>
            </w:r>
            <w:r w:rsidR="001A259F">
              <w:rPr>
                <w:noProof/>
                <w:webHidden/>
              </w:rPr>
              <w:fldChar w:fldCharType="begin"/>
            </w:r>
            <w:r w:rsidR="001A259F">
              <w:rPr>
                <w:noProof/>
                <w:webHidden/>
              </w:rPr>
              <w:instrText xml:space="preserve"> PAGEREF _Toc176736254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61854D4F" w14:textId="420C197E"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5" w:history="1">
            <w:r w:rsidR="001A259F" w:rsidRPr="002668BB">
              <w:rPr>
                <w:rStyle w:val="Hyperlink"/>
                <w:rFonts w:eastAsiaTheme="majorEastAsia"/>
                <w:noProof/>
                <w:lang w:val="sr-Cyrl-RS"/>
              </w:rPr>
              <w:t>5.1.4.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_Toc176736255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51F3BAD9" w14:textId="1C7036AA"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6" w:history="1">
            <w:r w:rsidR="001A259F" w:rsidRPr="002668BB">
              <w:rPr>
                <w:rStyle w:val="Hyperlink"/>
                <w:rFonts w:eastAsiaTheme="majorEastAsia"/>
                <w:noProof/>
                <w:lang w:val="sr-Cyrl-RS"/>
              </w:rPr>
              <w:t>5.1.5.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_Toc176736256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0E53E6EF" w14:textId="06191985"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7" w:history="1">
            <w:r w:rsidR="001A259F" w:rsidRPr="002668BB">
              <w:rPr>
                <w:rStyle w:val="Hyperlink"/>
                <w:rFonts w:eastAsiaTheme="majorEastAsia"/>
                <w:noProof/>
                <w:lang w:val="sr-Cyrl-RS"/>
              </w:rPr>
              <w:t>5.2.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Деј (Deye) соларне опреме</w:t>
            </w:r>
            <w:r w:rsidR="001A259F">
              <w:rPr>
                <w:noProof/>
                <w:webHidden/>
              </w:rPr>
              <w:tab/>
            </w:r>
            <w:r w:rsidR="001A259F">
              <w:rPr>
                <w:noProof/>
                <w:webHidden/>
              </w:rPr>
              <w:fldChar w:fldCharType="begin"/>
            </w:r>
            <w:r w:rsidR="001A259F">
              <w:rPr>
                <w:noProof/>
                <w:webHidden/>
              </w:rPr>
              <w:instrText xml:space="preserve"> PAGEREF _Toc176736257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43CF18F8" w14:textId="28823CE0"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8" w:history="1">
            <w:r w:rsidR="001A259F" w:rsidRPr="002668BB">
              <w:rPr>
                <w:rStyle w:val="Hyperlink"/>
                <w:rFonts w:eastAsiaTheme="majorEastAsia"/>
                <w:noProof/>
                <w:lang w:val="sr-Cyrl-RS"/>
              </w:rPr>
              <w:t>5.2.1.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Хардкодирани профили</w:t>
            </w:r>
            <w:r w:rsidR="001A259F">
              <w:rPr>
                <w:noProof/>
                <w:webHidden/>
              </w:rPr>
              <w:tab/>
            </w:r>
            <w:r w:rsidR="001A259F">
              <w:rPr>
                <w:noProof/>
                <w:webHidden/>
              </w:rPr>
              <w:fldChar w:fldCharType="begin"/>
            </w:r>
            <w:r w:rsidR="001A259F">
              <w:rPr>
                <w:noProof/>
                <w:webHidden/>
              </w:rPr>
              <w:instrText xml:space="preserve"> PAGEREF _Toc176736258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7AFDBA22" w14:textId="4C13170D"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9" w:history="1">
            <w:r w:rsidR="001A259F" w:rsidRPr="002668BB">
              <w:rPr>
                <w:rStyle w:val="Hyperlink"/>
                <w:rFonts w:eastAsiaTheme="majorEastAsia"/>
                <w:noProof/>
                <w:lang w:val="sr-Cyrl-RS"/>
              </w:rPr>
              <w:t>5.2.2.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Прибављање података кроз /user-s/acc/orgs АПИ ендпоинт</w:t>
            </w:r>
            <w:r w:rsidR="001A259F">
              <w:rPr>
                <w:noProof/>
                <w:webHidden/>
              </w:rPr>
              <w:tab/>
            </w:r>
            <w:r w:rsidR="001A259F">
              <w:rPr>
                <w:noProof/>
                <w:webHidden/>
              </w:rPr>
              <w:fldChar w:fldCharType="begin"/>
            </w:r>
            <w:r w:rsidR="001A259F">
              <w:rPr>
                <w:noProof/>
                <w:webHidden/>
              </w:rPr>
              <w:instrText xml:space="preserve"> PAGEREF _Toc176736259 \h </w:instrText>
            </w:r>
            <w:r w:rsidR="001A259F">
              <w:rPr>
                <w:noProof/>
                <w:webHidden/>
              </w:rPr>
            </w:r>
            <w:r w:rsidR="001A259F">
              <w:rPr>
                <w:noProof/>
                <w:webHidden/>
              </w:rPr>
              <w:fldChar w:fldCharType="separate"/>
            </w:r>
            <w:r w:rsidR="001A259F">
              <w:rPr>
                <w:noProof/>
                <w:webHidden/>
              </w:rPr>
              <w:t>33</w:t>
            </w:r>
            <w:r w:rsidR="001A259F">
              <w:rPr>
                <w:noProof/>
                <w:webHidden/>
              </w:rPr>
              <w:fldChar w:fldCharType="end"/>
            </w:r>
          </w:hyperlink>
        </w:p>
        <w:p w14:paraId="72DA9499" w14:textId="193948E4"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0" w:history="1">
            <w:r w:rsidR="001A259F" w:rsidRPr="002668BB">
              <w:rPr>
                <w:rStyle w:val="Hyperlink"/>
                <w:rFonts w:eastAsiaTheme="majorEastAsia"/>
                <w:noProof/>
                <w:lang w:val="sr-Cyrl-RS"/>
              </w:rPr>
              <w:t>5.2.3.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Генерисање недозвољених токена ауторизације</w:t>
            </w:r>
            <w:r w:rsidR="001A259F">
              <w:rPr>
                <w:noProof/>
                <w:webHidden/>
              </w:rPr>
              <w:tab/>
            </w:r>
            <w:r w:rsidR="001A259F">
              <w:rPr>
                <w:noProof/>
                <w:webHidden/>
              </w:rPr>
              <w:fldChar w:fldCharType="begin"/>
            </w:r>
            <w:r w:rsidR="001A259F">
              <w:rPr>
                <w:noProof/>
                <w:webHidden/>
              </w:rPr>
              <w:instrText xml:space="preserve"> PAGEREF _Toc176736260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683A14D" w14:textId="095C8CD6"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1" w:history="1">
            <w:r w:rsidR="001A259F" w:rsidRPr="002668BB">
              <w:rPr>
                <w:rStyle w:val="Hyperlink"/>
                <w:rFonts w:eastAsiaTheme="majorEastAsia"/>
                <w:noProof/>
                <w:lang w:val="sr-Cyrl-RS"/>
              </w:rPr>
              <w:t>5.2.4.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_Toc176736261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2CFDA38" w14:textId="0BF77663"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2" w:history="1">
            <w:r w:rsidR="001A259F" w:rsidRPr="002668BB">
              <w:rPr>
                <w:rStyle w:val="Hyperlink"/>
                <w:rFonts w:eastAsiaTheme="majorEastAsia"/>
                <w:noProof/>
                <w:lang w:val="sr-Cyrl-RS"/>
              </w:rPr>
              <w:t>5.2.5.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 xml:space="preserve"> 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_Toc176736262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3AF3689E" w14:textId="655C934A"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3" w:history="1">
            <w:r w:rsidR="001A259F" w:rsidRPr="002668BB">
              <w:rPr>
                <w:rStyle w:val="Hyperlink"/>
                <w:rFonts w:eastAsiaTheme="majorEastAsia"/>
                <w:b/>
                <w:bCs/>
                <w:noProof/>
                <w:lang w:val="en-US"/>
              </w:rPr>
              <w:t>5.3.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Сангроу (</w:t>
            </w:r>
            <w:r w:rsidR="001A259F" w:rsidRPr="002668BB">
              <w:rPr>
                <w:rStyle w:val="Hyperlink"/>
                <w:rFonts w:eastAsiaTheme="majorEastAsia"/>
                <w:noProof/>
                <w:lang w:val="en-US"/>
              </w:rPr>
              <w:t>Sungrow</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_Toc176736263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270139CF" w14:textId="051F0589" w:rsidR="001A259F"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4" w:history="1">
            <w:r w:rsidR="001A259F" w:rsidRPr="002668BB">
              <w:rPr>
                <w:rStyle w:val="Hyperlink"/>
                <w:rFonts w:eastAsiaTheme="majorEastAsia"/>
                <w:noProof/>
                <w:lang w:val="sr-Cyrl-RS"/>
              </w:rPr>
              <w:t>5.3.1.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w:t>
            </w:r>
            <w:r w:rsidR="001A259F">
              <w:rPr>
                <w:noProof/>
                <w:webHidden/>
              </w:rPr>
              <w:tab/>
            </w:r>
            <w:r w:rsidR="001A259F">
              <w:rPr>
                <w:noProof/>
                <w:webHidden/>
              </w:rPr>
              <w:fldChar w:fldCharType="begin"/>
            </w:r>
            <w:r w:rsidR="001A259F">
              <w:rPr>
                <w:noProof/>
                <w:webHidden/>
              </w:rPr>
              <w:instrText xml:space="preserve"> PAGEREF _Toc176736264 \h </w:instrText>
            </w:r>
            <w:r w:rsidR="001A259F">
              <w:rPr>
                <w:noProof/>
                <w:webHidden/>
              </w:rPr>
            </w:r>
            <w:r w:rsidR="001A259F">
              <w:rPr>
                <w:noProof/>
                <w:webHidden/>
              </w:rPr>
              <w:fldChar w:fldCharType="separate"/>
            </w:r>
            <w:r w:rsidR="001A259F">
              <w:rPr>
                <w:noProof/>
                <w:webHidden/>
              </w:rPr>
              <w:t>36</w:t>
            </w:r>
            <w:r w:rsidR="001A259F">
              <w:rPr>
                <w:noProof/>
                <w:webHidden/>
              </w:rPr>
              <w:fldChar w:fldCharType="end"/>
            </w:r>
          </w:hyperlink>
        </w:p>
        <w:p w14:paraId="75138DD1" w14:textId="6F88493F"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5" w:history="1">
            <w:r w:rsidR="001A259F" w:rsidRPr="002668BB">
              <w:rPr>
                <w:rStyle w:val="Hyperlink"/>
                <w:rFonts w:eastAsiaTheme="majorEastAsia"/>
                <w:b/>
                <w:bCs/>
                <w:noProof/>
                <w:lang w:val="en-US"/>
              </w:rPr>
              <w:t>5.4.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Енфејз (</w:t>
            </w:r>
            <w:r w:rsidR="001A259F" w:rsidRPr="002668BB">
              <w:rPr>
                <w:rStyle w:val="Hyperlink"/>
                <w:rFonts w:eastAsiaTheme="majorEastAsia"/>
                <w:noProof/>
                <w:lang w:val="en-US"/>
              </w:rPr>
              <w:t>Enphase</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_Toc176736265 \h </w:instrText>
            </w:r>
            <w:r w:rsidR="001A259F">
              <w:rPr>
                <w:noProof/>
                <w:webHidden/>
              </w:rPr>
            </w:r>
            <w:r w:rsidR="001A259F">
              <w:rPr>
                <w:noProof/>
                <w:webHidden/>
              </w:rPr>
              <w:fldChar w:fldCharType="separate"/>
            </w:r>
            <w:r w:rsidR="001A259F">
              <w:rPr>
                <w:noProof/>
                <w:webHidden/>
              </w:rPr>
              <w:t>38</w:t>
            </w:r>
            <w:r w:rsidR="001A259F">
              <w:rPr>
                <w:noProof/>
                <w:webHidden/>
              </w:rPr>
              <w:fldChar w:fldCharType="end"/>
            </w:r>
          </w:hyperlink>
        </w:p>
        <w:p w14:paraId="0A34800B" w14:textId="6120A625"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6" w:history="1">
            <w:r w:rsidR="001A259F" w:rsidRPr="002668BB">
              <w:rPr>
                <w:rStyle w:val="Hyperlink"/>
                <w:rFonts w:eastAsiaTheme="majorEastAsia"/>
                <w:b/>
                <w:bCs/>
                <w:noProof/>
                <w:lang w:val="en-US"/>
              </w:rPr>
              <w:t>5.5.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Контек (Contec) соларне опреме</w:t>
            </w:r>
            <w:r w:rsidR="001A259F">
              <w:rPr>
                <w:noProof/>
                <w:webHidden/>
              </w:rPr>
              <w:tab/>
            </w:r>
            <w:r w:rsidR="001A259F">
              <w:rPr>
                <w:noProof/>
                <w:webHidden/>
              </w:rPr>
              <w:fldChar w:fldCharType="begin"/>
            </w:r>
            <w:r w:rsidR="001A259F">
              <w:rPr>
                <w:noProof/>
                <w:webHidden/>
              </w:rPr>
              <w:instrText xml:space="preserve"> PAGEREF _Toc176736266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1B20D5E1" w14:textId="3C0EBBD3" w:rsidR="001A259F"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7" w:history="1">
            <w:r w:rsidR="001A259F" w:rsidRPr="002668BB">
              <w:rPr>
                <w:rStyle w:val="Hyperlink"/>
                <w:rFonts w:eastAsiaTheme="majorEastAsia"/>
                <w:b/>
                <w:bCs/>
                <w:noProof/>
                <w:lang w:val="en-US"/>
              </w:rPr>
              <w:t>5.6.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Сименс (Siemens) соларне опреме</w:t>
            </w:r>
            <w:r w:rsidR="001A259F">
              <w:rPr>
                <w:noProof/>
                <w:webHidden/>
              </w:rPr>
              <w:tab/>
            </w:r>
            <w:r w:rsidR="001A259F">
              <w:rPr>
                <w:noProof/>
                <w:webHidden/>
              </w:rPr>
              <w:fldChar w:fldCharType="begin"/>
            </w:r>
            <w:r w:rsidR="001A259F">
              <w:rPr>
                <w:noProof/>
                <w:webHidden/>
              </w:rPr>
              <w:instrText xml:space="preserve"> PAGEREF _Toc176736267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55B9CED6" w14:textId="16CEB0C8"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8" w:history="1">
            <w:r w:rsidR="001A259F" w:rsidRPr="002668BB">
              <w:rPr>
                <w:rStyle w:val="Hyperlink"/>
                <w:rFonts w:eastAsiaTheme="majorEastAsia"/>
                <w:noProof/>
                <w:lang w:val="en-US"/>
              </w:rPr>
              <w:t>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Закључак</w:t>
            </w:r>
            <w:r w:rsidR="001A259F">
              <w:rPr>
                <w:noProof/>
                <w:webHidden/>
              </w:rPr>
              <w:tab/>
            </w:r>
            <w:r w:rsidR="001A259F">
              <w:rPr>
                <w:noProof/>
                <w:webHidden/>
              </w:rPr>
              <w:fldChar w:fldCharType="begin"/>
            </w:r>
            <w:r w:rsidR="001A259F">
              <w:rPr>
                <w:noProof/>
                <w:webHidden/>
              </w:rPr>
              <w:instrText xml:space="preserve"> PAGEREF _Toc176736268 \h </w:instrText>
            </w:r>
            <w:r w:rsidR="001A259F">
              <w:rPr>
                <w:noProof/>
                <w:webHidden/>
              </w:rPr>
            </w:r>
            <w:r w:rsidR="001A259F">
              <w:rPr>
                <w:noProof/>
                <w:webHidden/>
              </w:rPr>
              <w:fldChar w:fldCharType="separate"/>
            </w:r>
            <w:r w:rsidR="001A259F">
              <w:rPr>
                <w:noProof/>
                <w:webHidden/>
              </w:rPr>
              <w:t>41</w:t>
            </w:r>
            <w:r w:rsidR="001A259F">
              <w:rPr>
                <w:noProof/>
                <w:webHidden/>
              </w:rPr>
              <w:fldChar w:fldCharType="end"/>
            </w:r>
          </w:hyperlink>
        </w:p>
        <w:p w14:paraId="5440C720" w14:textId="35BDC476" w:rsidR="001A259F"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9" w:history="1">
            <w:r w:rsidR="001A259F" w:rsidRPr="002668BB">
              <w:rPr>
                <w:rStyle w:val="Hyperlink"/>
                <w:rFonts w:eastAsiaTheme="majorEastAsia"/>
                <w:noProof/>
                <w:lang w:val="en-US"/>
              </w:rPr>
              <w:t>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Литература</w:t>
            </w:r>
            <w:r w:rsidR="001A259F">
              <w:rPr>
                <w:noProof/>
                <w:webHidden/>
              </w:rPr>
              <w:tab/>
            </w:r>
            <w:r w:rsidR="001A259F">
              <w:rPr>
                <w:noProof/>
                <w:webHidden/>
              </w:rPr>
              <w:fldChar w:fldCharType="begin"/>
            </w:r>
            <w:r w:rsidR="001A259F">
              <w:rPr>
                <w:noProof/>
                <w:webHidden/>
              </w:rPr>
              <w:instrText xml:space="preserve"> PAGEREF _Toc176736269 \h </w:instrText>
            </w:r>
            <w:r w:rsidR="001A259F">
              <w:rPr>
                <w:noProof/>
                <w:webHidden/>
              </w:rPr>
            </w:r>
            <w:r w:rsidR="001A259F">
              <w:rPr>
                <w:noProof/>
                <w:webHidden/>
              </w:rPr>
              <w:fldChar w:fldCharType="separate"/>
            </w:r>
            <w:r w:rsidR="001A259F">
              <w:rPr>
                <w:noProof/>
                <w:webHidden/>
              </w:rPr>
              <w:t>42</w:t>
            </w:r>
            <w:r w:rsidR="001A259F">
              <w:rPr>
                <w:noProof/>
                <w:webHidden/>
              </w:rPr>
              <w:fldChar w:fldCharType="end"/>
            </w:r>
          </w:hyperlink>
        </w:p>
        <w:p w14:paraId="16937E03" w14:textId="5423F93B"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6736191"/>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6736192"/>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76F7B980" w:rsidR="00BF650D" w:rsidRDefault="00BF650D" w:rsidP="00E6099A">
      <w:pPr>
        <w:pStyle w:val="Heading3"/>
        <w:numPr>
          <w:ilvl w:val="1"/>
          <w:numId w:val="5"/>
        </w:numPr>
        <w:rPr>
          <w:rFonts w:cs="Times New Roman"/>
          <w:sz w:val="28"/>
          <w:szCs w:val="28"/>
          <w:lang w:val="sr-Cyrl-RS"/>
        </w:rPr>
      </w:pPr>
      <w:bookmarkStart w:id="5" w:name="_Toc176736193"/>
      <w:r w:rsidRPr="00BF650D">
        <w:rPr>
          <w:rFonts w:cs="Times New Roman"/>
          <w:sz w:val="28"/>
          <w:szCs w:val="28"/>
          <w:lang w:val="sr-Cyrl-RS"/>
        </w:rPr>
        <w:t xml:space="preserve">Зашто соларни инвертери представљају </w:t>
      </w:r>
      <w:del w:id="6" w:author="Vladan Todorović" w:date="2024-09-25T08:24:00Z" w16du:dateUtc="2024-09-25T06:24:00Z">
        <w:r w:rsidRPr="00BF650D" w:rsidDel="00E63885">
          <w:rPr>
            <w:rFonts w:cs="Times New Roman"/>
            <w:sz w:val="28"/>
            <w:szCs w:val="28"/>
            <w:lang w:val="sr-Cyrl-RS"/>
          </w:rPr>
          <w:delText xml:space="preserve">ризик </w:delText>
        </w:r>
      </w:del>
      <w:r w:rsidRPr="00BF650D">
        <w:rPr>
          <w:rFonts w:cs="Times New Roman"/>
          <w:sz w:val="28"/>
          <w:szCs w:val="28"/>
          <w:lang w:val="sr-Cyrl-RS"/>
        </w:rPr>
        <w:t>сајбер безбеднос</w:t>
      </w:r>
      <w:ins w:id="7" w:author="Vladan Todorović" w:date="2024-09-25T08:24:00Z" w16du:dateUtc="2024-09-25T06:24:00Z">
        <w:r w:rsidR="00E63885">
          <w:rPr>
            <w:rFonts w:cs="Times New Roman"/>
            <w:sz w:val="28"/>
            <w:szCs w:val="28"/>
            <w:lang w:val="sr-Cyrl-RS"/>
          </w:rPr>
          <w:t>н</w:t>
        </w:r>
      </w:ins>
      <w:del w:id="8" w:author="Vladan Todorović" w:date="2024-09-25T08:24:00Z" w16du:dateUtc="2024-09-25T06:24:00Z">
        <w:r w:rsidRPr="00BF650D" w:rsidDel="00E63885">
          <w:rPr>
            <w:rFonts w:cs="Times New Roman"/>
            <w:sz w:val="28"/>
            <w:szCs w:val="28"/>
            <w:lang w:val="sr-Cyrl-RS"/>
          </w:rPr>
          <w:delText>т</w:delText>
        </w:r>
      </w:del>
      <w:r w:rsidRPr="00BF650D">
        <w:rPr>
          <w:rFonts w:cs="Times New Roman"/>
          <w:sz w:val="28"/>
          <w:szCs w:val="28"/>
          <w:lang w:val="sr-Cyrl-RS"/>
        </w:rPr>
        <w:t>и</w:t>
      </w:r>
      <w:bookmarkEnd w:id="5"/>
      <w:ins w:id="9" w:author="Vladan Todorović" w:date="2024-09-25T08:24:00Z" w16du:dateUtc="2024-09-25T06:24:00Z">
        <w:r w:rsidR="00E63885">
          <w:rPr>
            <w:rFonts w:cs="Times New Roman"/>
            <w:sz w:val="28"/>
            <w:szCs w:val="28"/>
            <w:lang w:val="sr-Cyrl-RS"/>
          </w:rPr>
          <w:t xml:space="preserve"> </w:t>
        </w:r>
        <w:r w:rsidR="00E63885" w:rsidRPr="00BF650D">
          <w:rPr>
            <w:rFonts w:cs="Times New Roman"/>
            <w:sz w:val="28"/>
            <w:szCs w:val="28"/>
            <w:lang w:val="sr-Cyrl-RS"/>
          </w:rPr>
          <w:t>ризик</w:t>
        </w:r>
      </w:ins>
    </w:p>
    <w:p w14:paraId="2848F719" w14:textId="77777777" w:rsidR="00BF650D" w:rsidRDefault="00BF650D" w:rsidP="00BF650D">
      <w:pPr>
        <w:rPr>
          <w:lang w:val="sr-Cyrl-RS"/>
        </w:rPr>
      </w:pPr>
    </w:p>
    <w:p w14:paraId="2C78586C" w14:textId="168F4B1A" w:rsidR="00BF650D" w:rsidRDefault="00BF650D" w:rsidP="001357ED">
      <w:pPr>
        <w:ind w:firstLine="720"/>
        <w:jc w:val="both"/>
        <w:rPr>
          <w:sz w:val="24"/>
          <w:szCs w:val="24"/>
          <w:lang w:val="sr-Cyrl-RS"/>
        </w:rPr>
      </w:pPr>
      <w:r w:rsidRPr="001357ED">
        <w:rPr>
          <w:sz w:val="24"/>
          <w:szCs w:val="24"/>
          <w:lang w:val="sr-Cyrl-RS"/>
        </w:rPr>
        <w:t xml:space="preserve">Традиционално </w:t>
      </w:r>
      <w:ins w:id="10" w:author="Vladan Todorović" w:date="2024-09-25T08:25:00Z" w16du:dateUtc="2024-09-25T06:25:00Z">
        <w:r w:rsidR="00E63885" w:rsidRPr="00E63885">
          <w:rPr>
            <w:sz w:val="24"/>
            <w:szCs w:val="24"/>
            <w:lang w:val="sr-Cyrl-RS"/>
          </w:rPr>
          <w:t>сајбер безбедносни ризик</w:t>
        </w:r>
        <w:r w:rsidR="00E63885" w:rsidRPr="00E63885" w:rsidDel="00E63885">
          <w:rPr>
            <w:sz w:val="24"/>
            <w:szCs w:val="24"/>
            <w:lang w:val="sr-Cyrl-RS"/>
          </w:rPr>
          <w:t xml:space="preserve"> </w:t>
        </w:r>
      </w:ins>
      <w:del w:id="11" w:author="Vladan Todorović" w:date="2024-09-25T08:25:00Z" w16du:dateUtc="2024-09-25T06:25:00Z">
        <w:r w:rsidRPr="001357ED" w:rsidDel="00E63885">
          <w:rPr>
            <w:sz w:val="24"/>
            <w:szCs w:val="24"/>
            <w:lang w:val="sr-Cyrl-RS"/>
          </w:rPr>
          <w:delText xml:space="preserve">ризик сајбер безбедности </w:delText>
        </w:r>
      </w:del>
      <w:r w:rsidRPr="001357ED">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 xml:space="preserve">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w:t>
      </w:r>
      <w:r>
        <w:rPr>
          <w:sz w:val="24"/>
          <w:szCs w:val="24"/>
          <w:lang w:val="sr-Cyrl-RS"/>
        </w:rPr>
        <w:lastRenderedPageBreak/>
        <w:t>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12" w:name="_Toc174120686"/>
      <w:bookmarkStart w:id="13" w:name="_Toc174121653"/>
      <w:bookmarkStart w:id="14" w:name="_Toc174121702"/>
      <w:bookmarkStart w:id="15" w:name="_Toc174192380"/>
      <w:bookmarkStart w:id="16" w:name="_Toc174192676"/>
      <w:bookmarkStart w:id="17" w:name="_Toc174376850"/>
      <w:bookmarkStart w:id="18" w:name="_Toc174376880"/>
      <w:bookmarkStart w:id="19" w:name="_Toc174377341"/>
      <w:bookmarkStart w:id="20" w:name="_Toc174393766"/>
      <w:bookmarkStart w:id="21" w:name="_Toc174397475"/>
      <w:bookmarkStart w:id="22" w:name="_Toc174454535"/>
      <w:bookmarkStart w:id="23" w:name="_Toc174537519"/>
      <w:bookmarkStart w:id="24" w:name="_Toc174549261"/>
      <w:bookmarkStart w:id="25" w:name="_Toc174552230"/>
      <w:bookmarkStart w:id="26" w:name="_Toc176392733"/>
      <w:bookmarkStart w:id="27" w:name="_Toc176392820"/>
      <w:bookmarkStart w:id="28" w:name="_Toc176641811"/>
      <w:bookmarkStart w:id="29" w:name="_Toc176732738"/>
      <w:bookmarkStart w:id="30" w:name="_Toc17673619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31" w:name="_Toc174192381"/>
      <w:bookmarkStart w:id="32" w:name="_Toc174192677"/>
      <w:bookmarkStart w:id="33" w:name="_Toc174376851"/>
      <w:bookmarkStart w:id="34" w:name="_Toc174376881"/>
      <w:bookmarkStart w:id="35" w:name="_Toc174377342"/>
      <w:bookmarkStart w:id="36" w:name="_Toc174393767"/>
      <w:bookmarkStart w:id="37" w:name="_Toc174397476"/>
      <w:bookmarkStart w:id="38" w:name="_Toc174454536"/>
      <w:bookmarkStart w:id="39" w:name="_Toc174537520"/>
      <w:bookmarkStart w:id="40" w:name="_Toc174549262"/>
      <w:bookmarkStart w:id="41" w:name="_Toc174552231"/>
      <w:bookmarkStart w:id="42" w:name="_Toc176392734"/>
      <w:bookmarkStart w:id="43" w:name="_Toc176392821"/>
      <w:bookmarkStart w:id="44" w:name="_Toc176641812"/>
      <w:bookmarkStart w:id="45" w:name="_Toc176732739"/>
      <w:bookmarkStart w:id="46" w:name="_Toc17673619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7" w:name="_Toc174192382"/>
      <w:bookmarkStart w:id="48" w:name="_Toc174192678"/>
      <w:bookmarkStart w:id="49" w:name="_Toc174376852"/>
      <w:bookmarkStart w:id="50" w:name="_Toc174376882"/>
      <w:bookmarkStart w:id="51" w:name="_Toc174377343"/>
      <w:bookmarkStart w:id="52" w:name="_Toc174393768"/>
      <w:bookmarkStart w:id="53" w:name="_Toc174397477"/>
      <w:bookmarkStart w:id="54" w:name="_Toc174454537"/>
      <w:bookmarkStart w:id="55" w:name="_Toc174537521"/>
      <w:bookmarkStart w:id="56" w:name="_Toc174549263"/>
      <w:bookmarkStart w:id="57" w:name="_Toc174552232"/>
      <w:bookmarkStart w:id="58" w:name="_Toc176392735"/>
      <w:bookmarkStart w:id="59" w:name="_Toc176392822"/>
      <w:bookmarkStart w:id="60" w:name="_Toc176641813"/>
      <w:bookmarkStart w:id="61" w:name="_Toc176732740"/>
      <w:bookmarkStart w:id="62" w:name="_Toc17673619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63" w:name="_Toc176736197"/>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63"/>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64" w:name="_Toc176736198"/>
      <w:r w:rsidRPr="00F851E3">
        <w:rPr>
          <w:rFonts w:ascii="Times New Roman" w:hAnsi="Times New Roman" w:cs="Times New Roman"/>
          <w:color w:val="auto"/>
          <w:lang w:val="sr-Cyrl-RS"/>
        </w:rPr>
        <w:lastRenderedPageBreak/>
        <w:t>Анализа тржишта производње соларних инвертера</w:t>
      </w:r>
      <w:bookmarkEnd w:id="64"/>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384"/>
      <w:bookmarkStart w:id="66" w:name="_Toc174192681"/>
      <w:bookmarkStart w:id="67" w:name="_Toc174376855"/>
      <w:bookmarkStart w:id="68" w:name="_Toc174376885"/>
      <w:bookmarkStart w:id="69" w:name="_Toc174377346"/>
      <w:bookmarkStart w:id="70" w:name="_Toc174393771"/>
      <w:bookmarkStart w:id="71" w:name="_Toc174397480"/>
      <w:bookmarkStart w:id="72" w:name="_Toc174454540"/>
      <w:bookmarkStart w:id="73" w:name="_Toc174537524"/>
      <w:bookmarkStart w:id="74" w:name="_Toc174549266"/>
      <w:bookmarkStart w:id="75" w:name="_Toc174552235"/>
      <w:bookmarkStart w:id="76" w:name="_Toc176392738"/>
      <w:bookmarkStart w:id="77" w:name="_Toc176392825"/>
      <w:bookmarkStart w:id="78" w:name="_Toc176641816"/>
      <w:bookmarkStart w:id="79" w:name="_Toc176732743"/>
      <w:bookmarkStart w:id="80" w:name="_Toc17673619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1" w:name="_Toc174192682"/>
      <w:bookmarkStart w:id="82" w:name="_Toc174376856"/>
      <w:bookmarkStart w:id="83" w:name="_Toc174376886"/>
      <w:bookmarkStart w:id="84" w:name="_Toc174377347"/>
      <w:bookmarkStart w:id="85" w:name="_Toc174393772"/>
      <w:bookmarkStart w:id="86" w:name="_Toc174397481"/>
      <w:bookmarkStart w:id="87" w:name="_Toc174454541"/>
      <w:bookmarkStart w:id="88" w:name="_Toc174537525"/>
      <w:bookmarkStart w:id="89" w:name="_Toc174549267"/>
      <w:bookmarkStart w:id="90" w:name="_Toc174552236"/>
      <w:bookmarkStart w:id="91" w:name="_Toc176392739"/>
      <w:bookmarkStart w:id="92" w:name="_Toc176392826"/>
      <w:bookmarkStart w:id="93" w:name="_Toc176641817"/>
      <w:bookmarkStart w:id="94" w:name="_Toc176732744"/>
      <w:bookmarkStart w:id="95" w:name="_Toc17673620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6" w:name="_Toc174192683"/>
      <w:bookmarkStart w:id="97" w:name="_Toc174376857"/>
      <w:bookmarkStart w:id="98" w:name="_Toc174376887"/>
      <w:bookmarkStart w:id="99" w:name="_Toc174377348"/>
      <w:bookmarkStart w:id="100" w:name="_Toc174393773"/>
      <w:bookmarkStart w:id="101" w:name="_Toc174397482"/>
      <w:bookmarkStart w:id="102" w:name="_Toc174454542"/>
      <w:bookmarkStart w:id="103" w:name="_Toc174537526"/>
      <w:bookmarkStart w:id="104" w:name="_Toc174549268"/>
      <w:bookmarkStart w:id="105" w:name="_Toc174552237"/>
      <w:bookmarkStart w:id="106" w:name="_Toc176392740"/>
      <w:bookmarkStart w:id="107" w:name="_Toc176392827"/>
      <w:bookmarkStart w:id="108" w:name="_Toc176641818"/>
      <w:bookmarkStart w:id="109" w:name="_Toc176732745"/>
      <w:bookmarkStart w:id="110" w:name="_Toc17673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677D3431" w14:textId="73F6A399" w:rsidR="009E0184" w:rsidRDefault="000D127D" w:rsidP="00E6099A">
      <w:pPr>
        <w:pStyle w:val="Heading3"/>
        <w:numPr>
          <w:ilvl w:val="1"/>
          <w:numId w:val="3"/>
        </w:numPr>
        <w:rPr>
          <w:rFonts w:cs="Times New Roman"/>
          <w:sz w:val="28"/>
          <w:szCs w:val="28"/>
          <w:lang w:val="sr-Cyrl-RS"/>
        </w:rPr>
      </w:pPr>
      <w:bookmarkStart w:id="111" w:name="_Toc176736202"/>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11"/>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2" w:name="_Toc174192685"/>
      <w:bookmarkStart w:id="113" w:name="_Toc174376859"/>
      <w:bookmarkStart w:id="114" w:name="_Toc174376889"/>
      <w:bookmarkStart w:id="115" w:name="_Toc174377350"/>
      <w:bookmarkStart w:id="116" w:name="_Toc174393775"/>
      <w:bookmarkStart w:id="117" w:name="_Toc174397484"/>
      <w:bookmarkStart w:id="118" w:name="_Toc174454544"/>
      <w:bookmarkStart w:id="119" w:name="_Toc174537528"/>
      <w:bookmarkStart w:id="120" w:name="_Toc174549270"/>
      <w:bookmarkStart w:id="121" w:name="_Toc174552239"/>
      <w:bookmarkStart w:id="122" w:name="_Toc176392742"/>
      <w:bookmarkStart w:id="123" w:name="_Toc176392829"/>
      <w:bookmarkStart w:id="124" w:name="_Toc176641820"/>
      <w:bookmarkStart w:id="125" w:name="_Toc176732747"/>
      <w:bookmarkStart w:id="126" w:name="_Toc17673620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7" w:name="_Toc174192686"/>
      <w:bookmarkStart w:id="128" w:name="_Toc174376860"/>
      <w:bookmarkStart w:id="129" w:name="_Toc174376890"/>
      <w:bookmarkStart w:id="130" w:name="_Toc174377351"/>
      <w:bookmarkStart w:id="131" w:name="_Toc174393776"/>
      <w:bookmarkStart w:id="132" w:name="_Toc174397485"/>
      <w:bookmarkStart w:id="133" w:name="_Toc174454545"/>
      <w:bookmarkStart w:id="134" w:name="_Toc174537529"/>
      <w:bookmarkStart w:id="135" w:name="_Toc174549271"/>
      <w:bookmarkStart w:id="136" w:name="_Toc174552240"/>
      <w:bookmarkStart w:id="137" w:name="_Toc176392743"/>
      <w:bookmarkStart w:id="138" w:name="_Toc176392830"/>
      <w:bookmarkStart w:id="139" w:name="_Toc176641821"/>
      <w:bookmarkStart w:id="140" w:name="_Toc176732748"/>
      <w:bookmarkStart w:id="141" w:name="_Toc176736204"/>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42" w:name="_Toc174192687"/>
      <w:bookmarkStart w:id="143" w:name="_Toc174376861"/>
      <w:bookmarkStart w:id="144" w:name="_Toc174376891"/>
      <w:bookmarkStart w:id="145" w:name="_Toc174377352"/>
      <w:bookmarkStart w:id="146" w:name="_Toc174393777"/>
      <w:bookmarkStart w:id="147" w:name="_Toc174397486"/>
      <w:bookmarkStart w:id="148" w:name="_Toc174454546"/>
      <w:bookmarkStart w:id="149" w:name="_Toc174537530"/>
      <w:bookmarkStart w:id="150" w:name="_Toc174549272"/>
      <w:bookmarkStart w:id="151" w:name="_Toc174552241"/>
      <w:bookmarkStart w:id="152" w:name="_Toc176392744"/>
      <w:bookmarkStart w:id="153" w:name="_Toc176392831"/>
      <w:bookmarkStart w:id="154" w:name="_Toc176641822"/>
      <w:bookmarkStart w:id="155" w:name="_Toc176732749"/>
      <w:bookmarkStart w:id="156" w:name="_Toc17673620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7" w:name="_Toc174192688"/>
      <w:bookmarkStart w:id="158" w:name="_Toc174376862"/>
      <w:bookmarkStart w:id="159" w:name="_Toc174376892"/>
      <w:bookmarkStart w:id="160" w:name="_Toc174377353"/>
      <w:bookmarkStart w:id="161" w:name="_Toc174393778"/>
      <w:bookmarkStart w:id="162" w:name="_Toc174397487"/>
      <w:bookmarkStart w:id="163" w:name="_Toc174454547"/>
      <w:bookmarkStart w:id="164" w:name="_Toc174537531"/>
      <w:bookmarkStart w:id="165" w:name="_Toc174549273"/>
      <w:bookmarkStart w:id="166" w:name="_Toc174552242"/>
      <w:bookmarkStart w:id="167" w:name="_Toc176392745"/>
      <w:bookmarkStart w:id="168" w:name="_Toc176392832"/>
      <w:bookmarkStart w:id="169" w:name="_Toc176641823"/>
      <w:bookmarkStart w:id="170" w:name="_Toc176732750"/>
      <w:bookmarkStart w:id="171" w:name="_Toc17673620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543DFBA0" w14:textId="51395D5E" w:rsidR="00F851E3" w:rsidRDefault="00F851E3" w:rsidP="00E6099A">
      <w:pPr>
        <w:pStyle w:val="Heading3"/>
        <w:numPr>
          <w:ilvl w:val="1"/>
          <w:numId w:val="6"/>
        </w:numPr>
        <w:rPr>
          <w:rFonts w:cs="Times New Roman"/>
          <w:sz w:val="28"/>
          <w:szCs w:val="28"/>
          <w:lang w:val="sr-Cyrl-RS"/>
        </w:rPr>
      </w:pPr>
      <w:bookmarkStart w:id="172" w:name="_Toc176736207"/>
      <w:r w:rsidRPr="00F851E3">
        <w:rPr>
          <w:rFonts w:cs="Times New Roman"/>
          <w:sz w:val="28"/>
          <w:szCs w:val="28"/>
          <w:lang w:val="sr-Cyrl-RS"/>
        </w:rPr>
        <w:t>Да ли кинески производи предстаљају проблем</w:t>
      </w:r>
      <w:bookmarkEnd w:id="172"/>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71A7C48F" w:rsidR="000621F5" w:rsidRDefault="000621F5" w:rsidP="00E126F3">
      <w:pPr>
        <w:jc w:val="both"/>
        <w:rPr>
          <w:sz w:val="24"/>
          <w:szCs w:val="24"/>
          <w:lang w:val="sr-Cyrl-RS"/>
        </w:rPr>
      </w:pPr>
      <w:r>
        <w:rPr>
          <w:sz w:val="24"/>
          <w:szCs w:val="24"/>
          <w:lang w:val="sr-Cyrl-RS"/>
        </w:rPr>
        <w:tab/>
        <w:t xml:space="preserve">Према члану 7 </w:t>
      </w:r>
      <w:del w:id="173" w:author="Vladan Todorović" w:date="2024-09-25T08:28:00Z" w16du:dateUtc="2024-09-25T06:28:00Z">
        <w:r w:rsidDel="00E63885">
          <w:rPr>
            <w:sz w:val="24"/>
            <w:szCs w:val="24"/>
            <w:lang w:val="sr-Cyrl-RS"/>
          </w:rPr>
          <w:delText>к</w:delText>
        </w:r>
      </w:del>
      <w:ins w:id="174" w:author="Vladan Todorović" w:date="2024-09-25T08:28:00Z" w16du:dateUtc="2024-09-25T06:28:00Z">
        <w:r w:rsidR="00E63885">
          <w:rPr>
            <w:sz w:val="24"/>
            <w:szCs w:val="24"/>
            <w:lang w:val="sr-Cyrl-RS"/>
          </w:rPr>
          <w:t>К</w:t>
        </w:r>
      </w:ins>
      <w:r>
        <w:rPr>
          <w:sz w:val="24"/>
          <w:szCs w:val="24"/>
          <w:lang w:val="sr-Cyrl-RS"/>
        </w:rPr>
        <w:t>ин</w:t>
      </w:r>
      <w:ins w:id="175" w:author="Vladan Todorović" w:date="2024-09-25T08:28:00Z" w16du:dateUtc="2024-09-25T06:28:00Z">
        <w:r w:rsidR="00E63885">
          <w:rPr>
            <w:sz w:val="24"/>
            <w:szCs w:val="24"/>
            <w:lang w:val="sr-Cyrl-RS"/>
          </w:rPr>
          <w:t>е</w:t>
        </w:r>
      </w:ins>
      <w:r>
        <w:rPr>
          <w:sz w:val="24"/>
          <w:szCs w:val="24"/>
          <w:lang w:val="sr-Cyrl-RS"/>
        </w:rPr>
        <w:t>с</w:t>
      </w:r>
      <w:del w:id="176" w:author="Vladan Todorović" w:date="2024-09-25T08:28:00Z" w16du:dateUtc="2024-09-25T06:28:00Z">
        <w:r w:rsidDel="00E63885">
          <w:rPr>
            <w:sz w:val="24"/>
            <w:szCs w:val="24"/>
            <w:lang w:val="sr-Cyrl-RS"/>
          </w:rPr>
          <w:delText>е</w:delText>
        </w:r>
      </w:del>
      <w:r>
        <w:rPr>
          <w:sz w:val="24"/>
          <w:szCs w:val="24"/>
          <w:lang w:val="sr-Cyrl-RS"/>
        </w:rPr>
        <w:t xml:space="preserve">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77" w:name="_Toc176736208"/>
      <w:r>
        <w:rPr>
          <w:rFonts w:ascii="Times New Roman" w:hAnsi="Times New Roman" w:cs="Times New Roman"/>
          <w:color w:val="auto"/>
          <w:lang w:val="sr-Cyrl-RS"/>
        </w:rPr>
        <w:lastRenderedPageBreak/>
        <w:t>Инвертерска комуникација</w:t>
      </w:r>
      <w:bookmarkEnd w:id="17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78" w:name="_Toc174376865"/>
      <w:bookmarkStart w:id="179" w:name="_Toc174376895"/>
      <w:bookmarkStart w:id="180" w:name="_Toc174377356"/>
      <w:bookmarkStart w:id="181" w:name="_Toc174393781"/>
      <w:bookmarkStart w:id="182" w:name="_Toc174397490"/>
      <w:bookmarkStart w:id="183" w:name="_Toc174454550"/>
      <w:bookmarkStart w:id="184" w:name="_Toc174537534"/>
      <w:bookmarkStart w:id="185" w:name="_Toc174549276"/>
      <w:bookmarkStart w:id="186" w:name="_Toc174552245"/>
      <w:bookmarkStart w:id="187" w:name="_Toc176392748"/>
      <w:bookmarkStart w:id="188" w:name="_Toc176392835"/>
      <w:bookmarkStart w:id="189" w:name="_Toc176641826"/>
      <w:bookmarkStart w:id="190" w:name="_Toc176732753"/>
      <w:bookmarkStart w:id="191" w:name="_Toc176736209"/>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92" w:name="_Toc174376866"/>
      <w:bookmarkStart w:id="193" w:name="_Toc174376896"/>
      <w:bookmarkStart w:id="194" w:name="_Toc174377357"/>
      <w:bookmarkStart w:id="195" w:name="_Toc174393782"/>
      <w:bookmarkStart w:id="196" w:name="_Toc174397491"/>
      <w:bookmarkStart w:id="197" w:name="_Toc174454551"/>
      <w:bookmarkStart w:id="198" w:name="_Toc174537535"/>
      <w:bookmarkStart w:id="199" w:name="_Toc174549277"/>
      <w:bookmarkStart w:id="200" w:name="_Toc174552246"/>
      <w:bookmarkStart w:id="201" w:name="_Toc176392749"/>
      <w:bookmarkStart w:id="202" w:name="_Toc176392836"/>
      <w:bookmarkStart w:id="203" w:name="_Toc176641827"/>
      <w:bookmarkStart w:id="204" w:name="_Toc176732754"/>
      <w:bookmarkStart w:id="205" w:name="_Toc176736210"/>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206" w:name="_Toc174376867"/>
      <w:bookmarkStart w:id="207" w:name="_Toc174376897"/>
      <w:bookmarkStart w:id="208" w:name="_Toc174377358"/>
      <w:bookmarkStart w:id="209" w:name="_Toc174393783"/>
      <w:bookmarkStart w:id="210" w:name="_Toc174397492"/>
      <w:bookmarkStart w:id="211" w:name="_Toc174454552"/>
      <w:bookmarkStart w:id="212" w:name="_Toc174537536"/>
      <w:bookmarkStart w:id="213" w:name="_Toc174549278"/>
      <w:bookmarkStart w:id="214" w:name="_Toc174552247"/>
      <w:bookmarkStart w:id="215" w:name="_Toc176392750"/>
      <w:bookmarkStart w:id="216" w:name="_Toc176392837"/>
      <w:bookmarkStart w:id="217" w:name="_Toc176641828"/>
      <w:bookmarkStart w:id="218" w:name="_Toc176732755"/>
      <w:bookmarkStart w:id="219" w:name="_Toc176736211"/>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20" w:name="_Toc176736212"/>
      <w:r w:rsidRPr="00147DB8">
        <w:rPr>
          <w:rFonts w:cs="Times New Roman"/>
          <w:sz w:val="28"/>
          <w:szCs w:val="28"/>
          <w:lang w:val="sr-Cyrl-RS"/>
        </w:rPr>
        <w:t>Типови инвертерске комуникације</w:t>
      </w:r>
      <w:bookmarkEnd w:id="220"/>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5E6939D8" w:rsidR="00903301" w:rsidRPr="000C52A6" w:rsidRDefault="00903301" w:rsidP="00903301">
            <w:pPr>
              <w:jc w:val="center"/>
              <w:rPr>
                <w:sz w:val="24"/>
                <w:szCs w:val="24"/>
                <w:lang w:val="sr-Cyrl-RS"/>
              </w:rPr>
            </w:pPr>
            <w:r w:rsidRPr="000C52A6">
              <w:rPr>
                <w:sz w:val="24"/>
                <w:szCs w:val="24"/>
                <w:lang w:val="sr-Cyrl-RS"/>
              </w:rPr>
              <w:t>Блутут</w:t>
            </w:r>
            <w:ins w:id="221" w:author="Vladan Todorović" w:date="2024-09-25T08:29:00Z" w16du:dateUtc="2024-09-25T06:29:00Z">
              <w:r w:rsidR="00E63885">
                <w:rPr>
                  <w:sz w:val="24"/>
                  <w:szCs w:val="24"/>
                  <w:lang w:val="sr-Cyrl-RS"/>
                </w:rPr>
                <w:t xml:space="preserve"> </w:t>
              </w:r>
            </w:ins>
            <w:r w:rsidRPr="000C52A6">
              <w:rPr>
                <w:sz w:val="24"/>
                <w:szCs w:val="24"/>
                <w:lang w:val="sr-Cyrl-RS"/>
              </w:rPr>
              <w:t>(</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169A404D" w:rsidR="00E60A12" w:rsidRDefault="00E60A12" w:rsidP="00E60A12">
            <w:pPr>
              <w:jc w:val="center"/>
              <w:rPr>
                <w:sz w:val="24"/>
                <w:szCs w:val="24"/>
                <w:lang w:val="sr-Cyrl-RS"/>
              </w:rPr>
            </w:pPr>
            <w:r>
              <w:rPr>
                <w:sz w:val="24"/>
                <w:szCs w:val="24"/>
                <w:lang w:val="sr-Cyrl-RS"/>
              </w:rPr>
              <w:t>Зигби</w:t>
            </w:r>
            <w:ins w:id="222" w:author="Vladan Todorović" w:date="2024-09-25T08:29:00Z" w16du:dateUtc="2024-09-25T06:29:00Z">
              <w:r w:rsidR="00E63885">
                <w:rPr>
                  <w:sz w:val="24"/>
                  <w:szCs w:val="24"/>
                  <w:lang w:val="sr-Cyrl-RS"/>
                </w:rPr>
                <w:t xml:space="preserve"> </w:t>
              </w:r>
            </w:ins>
            <w:r>
              <w:rPr>
                <w:sz w:val="24"/>
                <w:szCs w:val="24"/>
                <w:lang w:val="sr-Cyrl-RS"/>
              </w:rPr>
              <w:t>(</w:t>
            </w:r>
            <w:r w:rsidRPr="00E60A12">
              <w:rPr>
                <w:sz w:val="24"/>
                <w:szCs w:val="24"/>
                <w:lang w:val="sr-Cyrl-RS"/>
              </w:rPr>
              <w:t>Zigbee</w:t>
            </w:r>
            <w:r>
              <w:rPr>
                <w:sz w:val="24"/>
                <w:szCs w:val="24"/>
                <w:lang w:val="sr-Cyrl-RS"/>
              </w:rPr>
              <w:t>),</w:t>
            </w:r>
          </w:p>
          <w:p w14:paraId="44D56D6D" w14:textId="65813A1A" w:rsidR="0042036C" w:rsidRPr="000C52A6" w:rsidRDefault="00E60A12" w:rsidP="00E60A12">
            <w:pPr>
              <w:jc w:val="center"/>
              <w:rPr>
                <w:sz w:val="24"/>
                <w:szCs w:val="24"/>
                <w:lang w:val="sr-Cyrl-RS"/>
              </w:rPr>
            </w:pPr>
            <w:r>
              <w:rPr>
                <w:sz w:val="24"/>
                <w:szCs w:val="24"/>
                <w:lang w:val="sr-Cyrl-RS"/>
              </w:rPr>
              <w:t>Тред</w:t>
            </w:r>
            <w:ins w:id="223" w:author="Vladan Todorović" w:date="2024-09-25T08:29:00Z" w16du:dateUtc="2024-09-25T06:29:00Z">
              <w:r w:rsidR="00E63885">
                <w:rPr>
                  <w:sz w:val="24"/>
                  <w:szCs w:val="24"/>
                  <w:lang w:val="sr-Cyrl-RS"/>
                </w:rPr>
                <w:t xml:space="preserve"> </w:t>
              </w:r>
            </w:ins>
            <w:r>
              <w:rPr>
                <w:sz w:val="24"/>
                <w:szCs w:val="24"/>
                <w:lang w:val="sr-Cyrl-RS"/>
              </w:rPr>
              <w:t>(</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495C212D" w:rsidR="00F90235" w:rsidRDefault="00F90235" w:rsidP="0027586C">
      <w:pPr>
        <w:ind w:firstLine="720"/>
        <w:jc w:val="both"/>
        <w:rPr>
          <w:sz w:val="24"/>
          <w:szCs w:val="24"/>
          <w:lang w:val="sr-Cyrl-RS"/>
        </w:rPr>
      </w:pPr>
      <w:r>
        <w:rPr>
          <w:sz w:val="24"/>
          <w:szCs w:val="24"/>
          <w:lang w:val="sr-Cyrl-RS"/>
        </w:rPr>
        <w:t>Овај приступ се често користи за велику брзину преноса података као што су апликације за обраду сли</w:t>
      </w:r>
      <w:del w:id="224" w:author="Vladan Todorović" w:date="2024-09-25T08:29:00Z" w16du:dateUtc="2024-09-25T06:29:00Z">
        <w:r w:rsidDel="00E63885">
          <w:rPr>
            <w:sz w:val="24"/>
            <w:szCs w:val="24"/>
            <w:lang w:val="sr-Cyrl-RS"/>
          </w:rPr>
          <w:delText>а</w:delText>
        </w:r>
      </w:del>
      <w:r>
        <w:rPr>
          <w:sz w:val="24"/>
          <w:szCs w:val="24"/>
          <w:lang w:val="sr-Cyrl-RS"/>
        </w:rPr>
        <w:t>к</w:t>
      </w:r>
      <w:ins w:id="225" w:author="Vladan Todorović" w:date="2024-09-25T08:29:00Z" w16du:dateUtc="2024-09-25T06:29:00Z">
        <w:r w:rsidR="00E63885">
          <w:rPr>
            <w:sz w:val="24"/>
            <w:szCs w:val="24"/>
            <w:lang w:val="sr-Cyrl-RS"/>
          </w:rPr>
          <w:t>а</w:t>
        </w:r>
      </w:ins>
      <w:r>
        <w:rPr>
          <w:sz w:val="24"/>
          <w:szCs w:val="24"/>
          <w:lang w:val="sr-Cyrl-RS"/>
        </w:rPr>
        <w:t xml:space="preserve">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165E6F8D" w:rsidR="008B12E5" w:rsidRDefault="008B12E5" w:rsidP="009E5EC5">
      <w:pPr>
        <w:ind w:firstLine="720"/>
        <w:jc w:val="both"/>
        <w:rPr>
          <w:sz w:val="24"/>
          <w:szCs w:val="24"/>
          <w:lang w:val="sr-Cyrl-RS"/>
        </w:rPr>
      </w:pPr>
      <w:r>
        <w:rPr>
          <w:sz w:val="24"/>
          <w:szCs w:val="24"/>
          <w:lang w:val="sr-Cyrl-RS"/>
        </w:rPr>
        <w:t xml:space="preserve">Једна од честих примена је у паметним </w:t>
      </w:r>
      <w:del w:id="226" w:author="Vladan Todorović" w:date="2024-09-25T08:30:00Z" w16du:dateUtc="2024-09-25T06:30:00Z">
        <w:r w:rsidDel="00E63885">
          <w:rPr>
            <w:sz w:val="24"/>
            <w:szCs w:val="24"/>
            <w:lang w:val="sr-Cyrl-RS"/>
          </w:rPr>
          <w:delText xml:space="preserve">кучним </w:delText>
        </w:r>
      </w:del>
      <w:ins w:id="227" w:author="Vladan Todorović" w:date="2024-09-25T08:30:00Z" w16du:dateUtc="2024-09-25T06:30:00Z">
        <w:r w:rsidR="00E63885">
          <w:rPr>
            <w:sz w:val="24"/>
            <w:szCs w:val="24"/>
            <w:lang w:val="sr-Cyrl-RS"/>
          </w:rPr>
          <w:t xml:space="preserve">кућним </w:t>
        </w:r>
      </w:ins>
      <w:r>
        <w:rPr>
          <w:sz w:val="24"/>
          <w:szCs w:val="24"/>
          <w:lang w:val="sr-Cyrl-RS"/>
        </w:rPr>
        <w:t>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38100D18"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w:t>
      </w:r>
      <w:del w:id="228" w:author="Vladan Todorović" w:date="2024-09-25T08:31:00Z" w16du:dateUtc="2024-09-25T06:31:00Z">
        <w:r w:rsidR="002D4162" w:rsidDel="00E63885">
          <w:rPr>
            <w:sz w:val="24"/>
            <w:szCs w:val="24"/>
            <w:lang w:val="sr-Cyrl-RS"/>
          </w:rPr>
          <w:delText>.</w:delText>
        </w:r>
      </w:del>
      <w:r w:rsidR="002D4162">
        <w:rPr>
          <w:sz w:val="24"/>
          <w:szCs w:val="24"/>
          <w:lang w:val="sr-Cyrl-RS"/>
        </w:rPr>
        <w:t>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29" w:name="_Toc174376869"/>
      <w:bookmarkStart w:id="230" w:name="_Toc174376899"/>
      <w:bookmarkStart w:id="231" w:name="_Toc174377360"/>
      <w:bookmarkStart w:id="232" w:name="_Toc174393785"/>
      <w:bookmarkStart w:id="233" w:name="_Toc174397494"/>
      <w:bookmarkStart w:id="234" w:name="_Toc174454554"/>
      <w:bookmarkStart w:id="235" w:name="_Toc174537538"/>
      <w:bookmarkStart w:id="236" w:name="_Toc174549280"/>
      <w:bookmarkStart w:id="237" w:name="_Toc174552249"/>
      <w:bookmarkStart w:id="238" w:name="_Toc176392752"/>
      <w:bookmarkStart w:id="239" w:name="_Toc176392839"/>
      <w:bookmarkStart w:id="240" w:name="_Toc176641830"/>
      <w:bookmarkStart w:id="241" w:name="_Toc176732757"/>
      <w:bookmarkStart w:id="242" w:name="_Toc176736213"/>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43" w:name="_Toc174376870"/>
      <w:bookmarkStart w:id="244" w:name="_Toc174376900"/>
      <w:bookmarkStart w:id="245" w:name="_Toc174377361"/>
      <w:bookmarkStart w:id="246" w:name="_Toc174393786"/>
      <w:bookmarkStart w:id="247" w:name="_Toc174397495"/>
      <w:bookmarkStart w:id="248" w:name="_Toc174454555"/>
      <w:bookmarkStart w:id="249" w:name="_Toc174537539"/>
      <w:bookmarkStart w:id="250" w:name="_Toc174549281"/>
      <w:bookmarkStart w:id="251" w:name="_Toc174552250"/>
      <w:bookmarkStart w:id="252" w:name="_Toc176392753"/>
      <w:bookmarkStart w:id="253" w:name="_Toc176392840"/>
      <w:bookmarkStart w:id="254" w:name="_Toc176641831"/>
      <w:bookmarkStart w:id="255" w:name="_Toc176732758"/>
      <w:bookmarkStart w:id="256" w:name="_Toc1767362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57" w:name="_Toc174376871"/>
      <w:bookmarkStart w:id="258" w:name="_Toc174376901"/>
      <w:bookmarkStart w:id="259" w:name="_Toc174377362"/>
      <w:bookmarkStart w:id="260" w:name="_Toc174393787"/>
      <w:bookmarkStart w:id="261" w:name="_Toc174397496"/>
      <w:bookmarkStart w:id="262" w:name="_Toc174454556"/>
      <w:bookmarkStart w:id="263" w:name="_Toc174537540"/>
      <w:bookmarkStart w:id="264" w:name="_Toc174549282"/>
      <w:bookmarkStart w:id="265" w:name="_Toc174552251"/>
      <w:bookmarkStart w:id="266" w:name="_Toc176392754"/>
      <w:bookmarkStart w:id="267" w:name="_Toc176392841"/>
      <w:bookmarkStart w:id="268" w:name="_Toc176641832"/>
      <w:bookmarkStart w:id="269" w:name="_Toc176732759"/>
      <w:bookmarkStart w:id="270" w:name="_Toc176736215"/>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71" w:name="_Toc174376872"/>
      <w:bookmarkStart w:id="272" w:name="_Toc174376902"/>
      <w:bookmarkStart w:id="273" w:name="_Toc174377363"/>
      <w:bookmarkStart w:id="274" w:name="_Toc174393788"/>
      <w:bookmarkStart w:id="275" w:name="_Toc174397497"/>
      <w:bookmarkStart w:id="276" w:name="_Toc174454557"/>
      <w:bookmarkStart w:id="277" w:name="_Toc174537541"/>
      <w:bookmarkStart w:id="278" w:name="_Toc174549283"/>
      <w:bookmarkStart w:id="279" w:name="_Toc174552252"/>
      <w:bookmarkStart w:id="280" w:name="_Toc176392755"/>
      <w:bookmarkStart w:id="281" w:name="_Toc176392842"/>
      <w:bookmarkStart w:id="282" w:name="_Toc176641833"/>
      <w:bookmarkStart w:id="283" w:name="_Toc176732760"/>
      <w:bookmarkStart w:id="284" w:name="_Toc176736216"/>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85" w:name="_Toc176736217"/>
      <w:r w:rsidRPr="00B1204F">
        <w:rPr>
          <w:sz w:val="28"/>
          <w:szCs w:val="28"/>
          <w:lang w:val="sr-Cyrl-RS"/>
        </w:rPr>
        <w:t>Комуникациони протоколи</w:t>
      </w:r>
      <w:bookmarkEnd w:id="285"/>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5C467E49"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w:t>
      </w:r>
      <w:del w:id="286" w:author="Vladan Todorović" w:date="2024-09-25T08:32:00Z" w16du:dateUtc="2024-09-25T06:32:00Z">
        <w:r w:rsidDel="00E63885">
          <w:rPr>
            <w:sz w:val="24"/>
            <w:szCs w:val="24"/>
            <w:lang w:val="sr-Cyrl-RS"/>
          </w:rPr>
          <w:delText xml:space="preserve">неспетану </w:delText>
        </w:r>
      </w:del>
      <w:ins w:id="287" w:author="Vladan Todorović" w:date="2024-09-25T08:32:00Z" w16du:dateUtc="2024-09-25T06:32:00Z">
        <w:r w:rsidR="00E63885">
          <w:rPr>
            <w:sz w:val="24"/>
            <w:szCs w:val="24"/>
            <w:lang w:val="sr-Cyrl-RS"/>
          </w:rPr>
          <w:t xml:space="preserve">несметану </w:t>
        </w:r>
      </w:ins>
      <w:r>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2C76B198" w:rsidR="007C31E0" w:rsidRDefault="007C31E0" w:rsidP="0051374D">
      <w:pPr>
        <w:ind w:firstLine="720"/>
        <w:jc w:val="both"/>
        <w:rPr>
          <w:sz w:val="24"/>
          <w:szCs w:val="24"/>
          <w:lang w:val="sr-Cyrl-RS"/>
        </w:rPr>
      </w:pPr>
      <w:r>
        <w:rPr>
          <w:sz w:val="24"/>
          <w:szCs w:val="24"/>
          <w:lang w:val="sr-Cyrl-RS"/>
        </w:rPr>
        <w:t>Са Кен маги</w:t>
      </w:r>
      <w:ins w:id="288" w:author="Vladan Todorović" w:date="2024-09-25T08:32:00Z" w16du:dateUtc="2024-09-25T06:32:00Z">
        <w:r w:rsidR="00E63885">
          <w:rPr>
            <w:sz w:val="24"/>
            <w:szCs w:val="24"/>
            <w:lang w:val="sr-Cyrl-RS"/>
          </w:rPr>
          <w:t>с</w:t>
        </w:r>
      </w:ins>
      <w:r>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89" w:name="_Toc176736218"/>
      <w:r w:rsidRPr="00B045F8">
        <w:rPr>
          <w:sz w:val="28"/>
          <w:szCs w:val="28"/>
          <w:lang w:val="sr-Cyrl-RS"/>
        </w:rPr>
        <w:lastRenderedPageBreak/>
        <w:t>Интерфејси за комуникацију</w:t>
      </w:r>
      <w:bookmarkEnd w:id="289"/>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90" w:name="_Toc176736219"/>
      <w:r>
        <w:rPr>
          <w:sz w:val="28"/>
          <w:szCs w:val="28"/>
          <w:lang w:val="sr-Cyrl-RS"/>
        </w:rPr>
        <w:t>Примене инвертерске комуникације</w:t>
      </w:r>
      <w:bookmarkEnd w:id="290"/>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91" w:name="_Toc176736220"/>
      <w:r>
        <w:rPr>
          <w:sz w:val="28"/>
          <w:szCs w:val="28"/>
          <w:lang w:val="sr-Cyrl-RS"/>
        </w:rPr>
        <w:lastRenderedPageBreak/>
        <w:t>Предности и мане инвертерске комуникације</w:t>
      </w:r>
      <w:bookmarkEnd w:id="291"/>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92" w:name="_Toc176736221"/>
      <w:r>
        <w:rPr>
          <w:rFonts w:ascii="Times New Roman" w:hAnsi="Times New Roman" w:cs="Times New Roman"/>
          <w:color w:val="auto"/>
          <w:lang w:val="sr-Cyrl-RS"/>
        </w:rPr>
        <w:lastRenderedPageBreak/>
        <w:t>Сајбер безбедност контроле соларних инвертера</w:t>
      </w:r>
      <w:bookmarkEnd w:id="292"/>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93" w:name="_Toc174549289"/>
      <w:bookmarkStart w:id="294" w:name="_Toc174552258"/>
      <w:bookmarkStart w:id="295" w:name="_Toc176392761"/>
      <w:bookmarkStart w:id="296" w:name="_Toc176392848"/>
      <w:bookmarkStart w:id="297" w:name="_Toc176641839"/>
      <w:bookmarkStart w:id="298" w:name="_Toc176732766"/>
      <w:bookmarkStart w:id="299" w:name="_Toc176736222"/>
      <w:bookmarkEnd w:id="293"/>
      <w:bookmarkEnd w:id="294"/>
      <w:bookmarkEnd w:id="295"/>
      <w:bookmarkEnd w:id="296"/>
      <w:bookmarkEnd w:id="297"/>
      <w:bookmarkEnd w:id="298"/>
      <w:bookmarkEnd w:id="299"/>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0" w:name="_Toc174549290"/>
      <w:bookmarkStart w:id="301" w:name="_Toc174552259"/>
      <w:bookmarkStart w:id="302" w:name="_Toc176392762"/>
      <w:bookmarkStart w:id="303" w:name="_Toc176392849"/>
      <w:bookmarkStart w:id="304" w:name="_Toc176641840"/>
      <w:bookmarkStart w:id="305" w:name="_Toc176732767"/>
      <w:bookmarkStart w:id="306" w:name="_Toc176736223"/>
      <w:bookmarkEnd w:id="300"/>
      <w:bookmarkEnd w:id="301"/>
      <w:bookmarkEnd w:id="302"/>
      <w:bookmarkEnd w:id="303"/>
      <w:bookmarkEnd w:id="304"/>
      <w:bookmarkEnd w:id="305"/>
      <w:bookmarkEnd w:id="306"/>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7" w:name="_Toc174549291"/>
      <w:bookmarkStart w:id="308" w:name="_Toc174552260"/>
      <w:bookmarkStart w:id="309" w:name="_Toc176392763"/>
      <w:bookmarkStart w:id="310" w:name="_Toc176392850"/>
      <w:bookmarkStart w:id="311" w:name="_Toc176641841"/>
      <w:bookmarkStart w:id="312" w:name="_Toc176732768"/>
      <w:bookmarkStart w:id="313" w:name="_Toc176736224"/>
      <w:bookmarkEnd w:id="307"/>
      <w:bookmarkEnd w:id="308"/>
      <w:bookmarkEnd w:id="309"/>
      <w:bookmarkEnd w:id="310"/>
      <w:bookmarkEnd w:id="311"/>
      <w:bookmarkEnd w:id="312"/>
      <w:bookmarkEnd w:id="313"/>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4" w:name="_Toc174549292"/>
      <w:bookmarkStart w:id="315" w:name="_Toc174552261"/>
      <w:bookmarkStart w:id="316" w:name="_Toc176392764"/>
      <w:bookmarkStart w:id="317" w:name="_Toc176392851"/>
      <w:bookmarkStart w:id="318" w:name="_Toc176641842"/>
      <w:bookmarkStart w:id="319" w:name="_Toc176732769"/>
      <w:bookmarkStart w:id="320" w:name="_Toc176736225"/>
      <w:bookmarkEnd w:id="314"/>
      <w:bookmarkEnd w:id="315"/>
      <w:bookmarkEnd w:id="316"/>
      <w:bookmarkEnd w:id="317"/>
      <w:bookmarkEnd w:id="318"/>
      <w:bookmarkEnd w:id="319"/>
      <w:bookmarkEnd w:id="320"/>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21" w:name="_Toc176736226"/>
      <w:r w:rsidRPr="00FE65C7">
        <w:rPr>
          <w:rFonts w:ascii="Times New Roman" w:hAnsi="Times New Roman" w:cs="Times New Roman"/>
          <w:color w:val="auto"/>
          <w:sz w:val="28"/>
          <w:szCs w:val="28"/>
          <w:lang w:val="sr-Cyrl-RS"/>
        </w:rPr>
        <w:t>Заштита на нивоу инвертера</w:t>
      </w:r>
      <w:bookmarkEnd w:id="321"/>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22" w:name="_Toc176736227"/>
      <w:r w:rsidRPr="008368D9">
        <w:rPr>
          <w:rStyle w:val="Heading3Char"/>
          <w:sz w:val="28"/>
          <w:szCs w:val="28"/>
        </w:rPr>
        <w:t>Сигурно покретање (Secure Boot)</w:t>
      </w:r>
      <w:bookmarkEnd w:id="322"/>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23" w:name="_Toc174549295"/>
      <w:bookmarkStart w:id="324" w:name="_Toc174552264"/>
      <w:bookmarkStart w:id="325" w:name="_Toc176392767"/>
      <w:bookmarkStart w:id="326" w:name="_Toc176392854"/>
      <w:bookmarkStart w:id="327" w:name="_Toc176641845"/>
      <w:bookmarkStart w:id="328" w:name="_Toc176732772"/>
      <w:bookmarkStart w:id="329" w:name="_Toc176736228"/>
      <w:bookmarkEnd w:id="323"/>
      <w:bookmarkEnd w:id="324"/>
      <w:bookmarkEnd w:id="325"/>
      <w:bookmarkEnd w:id="326"/>
      <w:bookmarkEnd w:id="327"/>
      <w:bookmarkEnd w:id="328"/>
      <w:bookmarkEnd w:id="329"/>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30" w:name="_Toc174549296"/>
      <w:bookmarkStart w:id="331" w:name="_Toc174552265"/>
      <w:bookmarkStart w:id="332" w:name="_Toc176392768"/>
      <w:bookmarkStart w:id="333" w:name="_Toc176392855"/>
      <w:bookmarkStart w:id="334" w:name="_Toc176641846"/>
      <w:bookmarkStart w:id="335" w:name="_Toc176732773"/>
      <w:bookmarkStart w:id="336" w:name="_Toc176736229"/>
      <w:bookmarkEnd w:id="330"/>
      <w:bookmarkEnd w:id="331"/>
      <w:bookmarkEnd w:id="332"/>
      <w:bookmarkEnd w:id="333"/>
      <w:bookmarkEnd w:id="334"/>
      <w:bookmarkEnd w:id="335"/>
      <w:bookmarkEnd w:id="336"/>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37" w:name="_Toc174549297"/>
      <w:bookmarkStart w:id="338" w:name="_Toc174552266"/>
      <w:bookmarkStart w:id="339" w:name="_Toc176392769"/>
      <w:bookmarkStart w:id="340" w:name="_Toc176392856"/>
      <w:bookmarkStart w:id="341" w:name="_Toc176641847"/>
      <w:bookmarkStart w:id="342" w:name="_Toc176732774"/>
      <w:bookmarkStart w:id="343" w:name="_Toc176736230"/>
      <w:bookmarkEnd w:id="337"/>
      <w:bookmarkEnd w:id="338"/>
      <w:bookmarkEnd w:id="339"/>
      <w:bookmarkEnd w:id="340"/>
      <w:bookmarkEnd w:id="341"/>
      <w:bookmarkEnd w:id="342"/>
      <w:bookmarkEnd w:id="343"/>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44" w:name="_Toc174549298"/>
      <w:bookmarkStart w:id="345" w:name="_Toc174552267"/>
      <w:bookmarkStart w:id="346" w:name="_Toc176392770"/>
      <w:bookmarkStart w:id="347" w:name="_Toc176392857"/>
      <w:bookmarkStart w:id="348" w:name="_Toc176641848"/>
      <w:bookmarkStart w:id="349" w:name="_Toc176732775"/>
      <w:bookmarkStart w:id="350" w:name="_Toc176736231"/>
      <w:bookmarkEnd w:id="344"/>
      <w:bookmarkEnd w:id="345"/>
      <w:bookmarkEnd w:id="346"/>
      <w:bookmarkEnd w:id="347"/>
      <w:bookmarkEnd w:id="348"/>
      <w:bookmarkEnd w:id="349"/>
      <w:bookmarkEnd w:id="350"/>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51" w:name="_Toc174549299"/>
      <w:bookmarkStart w:id="352" w:name="_Toc174552268"/>
      <w:bookmarkStart w:id="353" w:name="_Toc176392771"/>
      <w:bookmarkStart w:id="354" w:name="_Toc176392858"/>
      <w:bookmarkStart w:id="355" w:name="_Toc176641849"/>
      <w:bookmarkStart w:id="356" w:name="_Toc176732776"/>
      <w:bookmarkStart w:id="357" w:name="_Toc176736232"/>
      <w:bookmarkEnd w:id="351"/>
      <w:bookmarkEnd w:id="352"/>
      <w:bookmarkEnd w:id="353"/>
      <w:bookmarkEnd w:id="354"/>
      <w:bookmarkEnd w:id="355"/>
      <w:bookmarkEnd w:id="356"/>
      <w:bookmarkEnd w:id="357"/>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58" w:name="_Toc174549300"/>
      <w:bookmarkStart w:id="359" w:name="_Toc174552269"/>
      <w:bookmarkStart w:id="360" w:name="_Toc176392772"/>
      <w:bookmarkStart w:id="361" w:name="_Toc176392859"/>
      <w:bookmarkStart w:id="362" w:name="_Toc176641850"/>
      <w:bookmarkStart w:id="363" w:name="_Toc176732777"/>
      <w:bookmarkStart w:id="364" w:name="_Toc176736233"/>
      <w:bookmarkEnd w:id="358"/>
      <w:bookmarkEnd w:id="359"/>
      <w:bookmarkEnd w:id="360"/>
      <w:bookmarkEnd w:id="361"/>
      <w:bookmarkEnd w:id="362"/>
      <w:bookmarkEnd w:id="363"/>
      <w:bookmarkEnd w:id="364"/>
    </w:p>
    <w:p w14:paraId="680800BA" w14:textId="158FDB74" w:rsidR="003220E0" w:rsidRDefault="003220E0" w:rsidP="004A45AB">
      <w:pPr>
        <w:pStyle w:val="Heading3"/>
        <w:numPr>
          <w:ilvl w:val="2"/>
          <w:numId w:val="20"/>
        </w:numPr>
        <w:rPr>
          <w:rStyle w:val="Heading3Char"/>
          <w:sz w:val="28"/>
          <w:szCs w:val="28"/>
          <w:lang w:val="sr-Cyrl-RS"/>
        </w:rPr>
      </w:pPr>
      <w:bookmarkStart w:id="365" w:name="_Toc176736234"/>
      <w:r>
        <w:rPr>
          <w:rStyle w:val="Heading3Char"/>
          <w:sz w:val="28"/>
          <w:szCs w:val="28"/>
          <w:lang w:val="sr-Cyrl-RS"/>
        </w:rPr>
        <w:t>Енкрипција фирмвера</w:t>
      </w:r>
      <w:bookmarkEnd w:id="365"/>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66" w:name="_Toc176736235"/>
      <w:r>
        <w:rPr>
          <w:rStyle w:val="Heading3Char"/>
          <w:sz w:val="28"/>
          <w:szCs w:val="28"/>
          <w:lang w:val="sr-Cyrl-RS"/>
        </w:rPr>
        <w:t>Аутентификација корисника</w:t>
      </w:r>
      <w:bookmarkEnd w:id="366"/>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367" w:name="_Toc176736236"/>
      <w:r>
        <w:rPr>
          <w:rStyle w:val="Heading3Char"/>
          <w:sz w:val="28"/>
          <w:szCs w:val="28"/>
          <w:lang w:val="sr-Cyrl-RS"/>
        </w:rPr>
        <w:t>Заштита од физичког напада</w:t>
      </w:r>
      <w:bookmarkEnd w:id="367"/>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368" w:name="_Toc176736237"/>
      <w:r>
        <w:rPr>
          <w:rStyle w:val="Heading3Char"/>
          <w:sz w:val="28"/>
          <w:szCs w:val="28"/>
          <w:lang w:val="sr-Cyrl-RS"/>
        </w:rPr>
        <w:t>Правила за лозинке</w:t>
      </w:r>
      <w:bookmarkEnd w:id="368"/>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369" w:name="_Toc176736238"/>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369"/>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370" w:name="_Toc176736239"/>
      <w:r>
        <w:rPr>
          <w:rStyle w:val="Heading3Char"/>
          <w:sz w:val="28"/>
          <w:szCs w:val="28"/>
          <w:lang w:val="sr-Cyrl-RS"/>
        </w:rPr>
        <w:t>Мониторинг и логовање</w:t>
      </w:r>
      <w:bookmarkEnd w:id="370"/>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371" w:name="_Toc176736240"/>
      <w:r w:rsidRPr="0020292F">
        <w:rPr>
          <w:rFonts w:ascii="Times New Roman" w:hAnsi="Times New Roman" w:cs="Times New Roman"/>
          <w:color w:val="auto"/>
          <w:sz w:val="28"/>
          <w:szCs w:val="28"/>
          <w:lang w:val="sr-Cyrl-RS"/>
        </w:rPr>
        <w:t>Заштита на мрежном нивоу</w:t>
      </w:r>
      <w:bookmarkEnd w:id="371"/>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372" w:name="_Toc176736241"/>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372"/>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373" w:name="_Toc176736242"/>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373"/>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374" w:name="_Toc176736243"/>
      <w:r>
        <w:rPr>
          <w:rStyle w:val="Heading3Char"/>
          <w:sz w:val="28"/>
          <w:szCs w:val="28"/>
          <w:lang w:val="sr-Cyrl-RS"/>
        </w:rPr>
        <w:t>Фајервал ()</w:t>
      </w:r>
      <w:bookmarkEnd w:id="374"/>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75" w:name="_Toc176736244"/>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75"/>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76" w:name="_Toc176736245"/>
      <w:r>
        <w:rPr>
          <w:rStyle w:val="Heading3Char"/>
          <w:sz w:val="28"/>
          <w:szCs w:val="28"/>
          <w:lang w:val="sr-Cyrl-RS"/>
        </w:rPr>
        <w:t>Сегментација мреже</w:t>
      </w:r>
      <w:bookmarkEnd w:id="376"/>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77" w:name="_Toc176736246"/>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77"/>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78" w:name="_Toc176736247"/>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78"/>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379" w:name="_Toc176736248"/>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79"/>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80" w:name="_Toc176736249"/>
      <w:r>
        <w:rPr>
          <w:rFonts w:ascii="Times New Roman" w:hAnsi="Times New Roman" w:cs="Times New Roman"/>
          <w:color w:val="auto"/>
          <w:lang w:val="sr-Cyrl-RS"/>
        </w:rPr>
        <w:t>Рањивости соларних система</w:t>
      </w:r>
      <w:bookmarkEnd w:id="380"/>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w:t>
      </w:r>
      <w:del w:id="381" w:author="Vladan Todorović" w:date="2024-09-25T08:36:00Z" w16du:dateUtc="2024-09-25T06:36:00Z">
        <w:r w:rsidR="00D11006" w:rsidDel="006D19B1">
          <w:rPr>
            <w:sz w:val="24"/>
            <w:szCs w:val="24"/>
            <w:lang w:val="sr-Cyrl-RS"/>
          </w:rPr>
          <w:delText xml:space="preserve"> </w:delText>
        </w:r>
      </w:del>
      <w:r w:rsidR="00D11006">
        <w:rPr>
          <w:sz w:val="24"/>
          <w:szCs w:val="24"/>
          <w:lang w:val="sr-Cyrl-RS"/>
        </w:rPr>
        <w:t>, чини комплексан спој енерги</w:t>
      </w:r>
      <w:del w:id="382" w:author="Vladan Todorović" w:date="2024-09-25T08:36:00Z" w16du:dateUtc="2024-09-25T06:36:00Z">
        <w:r w:rsidR="00D11006" w:rsidDel="006D19B1">
          <w:rPr>
            <w:sz w:val="24"/>
            <w:szCs w:val="24"/>
            <w:lang w:val="sr-Cyrl-RS"/>
          </w:rPr>
          <w:delText>-</w:delText>
        </w:r>
      </w:del>
      <w:r w:rsidR="00D11006">
        <w:rPr>
          <w:sz w:val="24"/>
          <w:szCs w:val="24"/>
          <w:lang w:val="sr-Cyrl-RS"/>
        </w:rPr>
        <w:t>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2E9FBD89"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 xml:space="preserve">Произведена електрична енергија из инвертера ових произвођача </w:t>
      </w:r>
      <w:del w:id="383" w:author="Vladan Todorović" w:date="2024-09-25T08:37:00Z" w16du:dateUtc="2024-09-25T06:37:00Z">
        <w:r w:rsidDel="006D19B1">
          <w:rPr>
            <w:sz w:val="24"/>
            <w:szCs w:val="24"/>
            <w:lang w:val="sr-Cyrl-RS"/>
          </w:rPr>
          <w:delText>(</w:delText>
        </w:r>
      </w:del>
      <w:r>
        <w:rPr>
          <w:sz w:val="24"/>
          <w:szCs w:val="24"/>
          <w:lang w:val="sr-Cyrl-RS"/>
        </w:rPr>
        <w:t>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xml:space="preserve">) може да утиче на милионе уређаја. Ово укључује компромитовање целих налога, дупликација </w:t>
      </w:r>
      <w:r>
        <w:rPr>
          <w:sz w:val="24"/>
          <w:szCs w:val="24"/>
          <w:lang w:val="sr-Cyrl-RS"/>
        </w:rPr>
        <w:lastRenderedPageBreak/>
        <w:t>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sidRPr="006D19B1">
        <w:rPr>
          <w:b/>
          <w:bCs/>
          <w:sz w:val="24"/>
          <w:szCs w:val="24"/>
          <w:lang w:val="sr-Cyrl-RS"/>
          <w:rPrChange w:id="384" w:author="Vladan Todorović" w:date="2024-09-25T08:39:00Z" w16du:dateUtc="2024-09-25T06:39:00Z">
            <w:rPr>
              <w:sz w:val="24"/>
              <w:szCs w:val="24"/>
              <w:lang w:val="sr-Cyrl-RS"/>
            </w:rPr>
          </w:rPrChange>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85" w:name="_Toc176392789"/>
      <w:bookmarkStart w:id="386" w:name="_Toc176392876"/>
      <w:bookmarkStart w:id="387" w:name="_Toc176641867"/>
      <w:bookmarkStart w:id="388" w:name="_Toc176732794"/>
      <w:bookmarkStart w:id="389" w:name="_Toc176736250"/>
      <w:bookmarkEnd w:id="385"/>
      <w:bookmarkEnd w:id="386"/>
      <w:bookmarkEnd w:id="387"/>
      <w:bookmarkEnd w:id="388"/>
      <w:bookmarkEnd w:id="389"/>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90" w:name="_Toc176736251"/>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90"/>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91" w:name="_Toc176736252"/>
      <w:r>
        <w:rPr>
          <w:rStyle w:val="Heading3Char"/>
          <w:sz w:val="28"/>
          <w:szCs w:val="28"/>
          <w:lang w:val="sr-Cyrl-RS"/>
        </w:rPr>
        <w:lastRenderedPageBreak/>
        <w:t>Преуизимање контроле налога манипулациојом ауторизационих токена</w:t>
      </w:r>
      <w:bookmarkEnd w:id="391"/>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7EA7075F"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w:t>
      </w:r>
      <w:del w:id="392" w:author="Vladan Todorović" w:date="2024-09-25T08:40:00Z" w16du:dateUtc="2024-09-25T06:40:00Z">
        <w:r w:rsidRPr="00965E40" w:rsidDel="006D19B1">
          <w:rPr>
            <w:rFonts w:eastAsiaTheme="majorEastAsia"/>
            <w:sz w:val="24"/>
            <w:szCs w:val="24"/>
            <w:lang w:val="sr-Cyrl-RS"/>
          </w:rPr>
          <w:delText>а</w:delText>
        </w:r>
      </w:del>
      <w:r w:rsidRPr="00965E40">
        <w:rPr>
          <w:rFonts w:eastAsiaTheme="majorEastAsia"/>
          <w:sz w:val="24"/>
          <w:szCs w:val="24"/>
          <w:lang w:val="sr-Cyrl-RS"/>
        </w:rPr>
        <w:t>г</w:t>
      </w:r>
      <w:ins w:id="393" w:author="Vladan Todorović" w:date="2024-09-25T08:40:00Z" w16du:dateUtc="2024-09-25T06:40:00Z">
        <w:r w:rsidR="006D19B1">
          <w:rPr>
            <w:rFonts w:eastAsiaTheme="majorEastAsia"/>
            <w:sz w:val="24"/>
            <w:szCs w:val="24"/>
            <w:lang w:val="sr-Cyrl-RS"/>
          </w:rPr>
          <w:t>а</w:t>
        </w:r>
      </w:ins>
      <w:r w:rsidRPr="00965E40">
        <w:rPr>
          <w:rFonts w:eastAsiaTheme="majorEastAsia"/>
          <w:sz w:val="24"/>
          <w:szCs w:val="24"/>
          <w:lang w:val="sr-Cyrl-RS"/>
        </w:rPr>
        <w:t>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94" w:name="_Toc176736253"/>
      <w:r>
        <w:rPr>
          <w:rStyle w:val="Heading3Char"/>
          <w:sz w:val="28"/>
          <w:szCs w:val="28"/>
          <w:lang w:val="sr-Cyrl-RS"/>
        </w:rPr>
        <w:t>Поновна употреба Деј Клауд токена</w:t>
      </w:r>
      <w:bookmarkEnd w:id="394"/>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395" w:name="_Toc176736254"/>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95"/>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96" w:name="_Toc176736255"/>
      <w:r>
        <w:rPr>
          <w:sz w:val="28"/>
          <w:szCs w:val="28"/>
          <w:lang w:val="sr-Cyrl-RS"/>
        </w:rPr>
        <w:lastRenderedPageBreak/>
        <w:t>Анализа утицаја рањивости</w:t>
      </w:r>
      <w:bookmarkEnd w:id="396"/>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97" w:name="_Toc176736256"/>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97"/>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98" w:name="_Toc176736257"/>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98"/>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99" w:name="_Toc176736258"/>
      <w:r>
        <w:rPr>
          <w:sz w:val="28"/>
          <w:szCs w:val="28"/>
          <w:lang w:val="sr-Cyrl-RS"/>
        </w:rPr>
        <w:t>Хардкодирани профили</w:t>
      </w:r>
      <w:bookmarkEnd w:id="399"/>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400" w:name="_Toc176736259"/>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400"/>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401" w:name="_Toc176736260"/>
      <w:r>
        <w:rPr>
          <w:sz w:val="28"/>
          <w:szCs w:val="28"/>
          <w:lang w:val="sr-Cyrl-RS"/>
        </w:rPr>
        <w:lastRenderedPageBreak/>
        <w:t>Генерисање недозвољених токена ауторизације</w:t>
      </w:r>
      <w:bookmarkEnd w:id="401"/>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402" w:name="_Toc176736261"/>
      <w:r>
        <w:rPr>
          <w:sz w:val="28"/>
          <w:szCs w:val="28"/>
          <w:lang w:val="sr-Cyrl-RS"/>
        </w:rPr>
        <w:t>Анализа утицаја рањивости</w:t>
      </w:r>
      <w:bookmarkEnd w:id="402"/>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403" w:name="_Toc176736262"/>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403"/>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404" w:name="_Toc176736263"/>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404"/>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4DBCAD53" w:rsidR="00971443" w:rsidRDefault="00794E7C" w:rsidP="00794E7C">
      <w:pPr>
        <w:ind w:firstLine="720"/>
        <w:jc w:val="both"/>
        <w:rPr>
          <w:sz w:val="24"/>
          <w:szCs w:val="24"/>
          <w:lang w:val="sr-Cyrl-RS"/>
        </w:rPr>
      </w:pPr>
      <w:r>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ins w:id="405" w:author="Vladan Todorović" w:date="2024-09-25T08:43:00Z" w16du:dateUtc="2024-09-25T06:43:00Z">
        <w:r w:rsidR="00A725F7">
          <w:rPr>
            <w:sz w:val="24"/>
            <w:szCs w:val="24"/>
            <w:lang w:val="sr-Cyrl-RS"/>
          </w:rPr>
          <w:t xml:space="preserve">- </w:t>
        </w:r>
      </w:ins>
      <w:r>
        <w:rPr>
          <w:sz w:val="24"/>
          <w:szCs w:val="24"/>
          <w:lang w:val="sr-Cyrl-RS"/>
        </w:rPr>
        <w:t>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406" w:name="_Toc176736264"/>
      <w:r>
        <w:rPr>
          <w:sz w:val="28"/>
          <w:szCs w:val="28"/>
          <w:lang w:val="sr-Cyrl-RS"/>
        </w:rPr>
        <w:t>Рањивост</w:t>
      </w:r>
      <w:bookmarkEnd w:id="406"/>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31CE5129">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4D117550">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407" w:name="_Toc176736265"/>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407"/>
    </w:p>
    <w:p w14:paraId="47AA5473" w14:textId="1564D5A7" w:rsidR="00256B32" w:rsidRPr="00E84051" w:rsidRDefault="00256B32" w:rsidP="00256B32">
      <w:pPr>
        <w:ind w:left="720"/>
        <w:rPr>
          <w:sz w:val="24"/>
          <w:szCs w:val="24"/>
          <w:lang w:val="sr-Cyrl-RS"/>
        </w:rPr>
      </w:pPr>
    </w:p>
    <w:p w14:paraId="52FE2988" w14:textId="136AC559"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del w:id="408" w:author="Vladan Todorović" w:date="2024-09-25T08:44:00Z" w16du:dateUtc="2024-09-25T06:44:00Z">
        <w:r w:rsidR="002B4786" w:rsidDel="00A725F7">
          <w:rPr>
            <w:sz w:val="24"/>
            <w:szCs w:val="24"/>
            <w:lang w:val="sr-Cyrl-RS"/>
          </w:rPr>
          <w:delText>-</w:delText>
        </w:r>
      </w:del>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409" w:name="_Toc176736266"/>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409"/>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410" w:name="_Toc176736267"/>
      <w:r>
        <w:rPr>
          <w:rFonts w:ascii="Times New Roman" w:hAnsi="Times New Roman" w:cs="Times New Roman"/>
          <w:color w:val="auto"/>
          <w:sz w:val="28"/>
          <w:szCs w:val="28"/>
          <w:lang w:val="sr-Cyrl-RS"/>
        </w:rPr>
        <w:t>Рањивости Сименс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410"/>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sidRPr="00F475DC">
        <w:rPr>
          <w:sz w:val="24"/>
          <w:szCs w:val="24"/>
          <w:lang w:val="sr-Cyrl-RS"/>
        </w:rPr>
        <w:t>Siemens Energy ProductCERT</w:t>
      </w:r>
      <w:r>
        <w:rPr>
          <w:sz w:val="24"/>
          <w:szCs w:val="24"/>
          <w:lang w:val="sr-Cyrl-RS"/>
        </w:rPr>
        <w:t>)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034EFA03" w14:textId="2C6E0AA2" w:rsidR="00662ED3" w:rsidRDefault="00662ED3" w:rsidP="00302488">
      <w:pPr>
        <w:rPr>
          <w:lang w:val="sr-Cyrl-R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7C250DD9" w14:textId="6112E1D1" w:rsidR="00662ED3" w:rsidRDefault="00662ED3" w:rsidP="00302488">
      <w:pPr>
        <w:rPr>
          <w:lang w:val="sr-Cyrl-RS"/>
        </w:rPr>
      </w:pPr>
    </w:p>
    <w:p w14:paraId="41BD1BB1" w14:textId="5BD26FDF" w:rsidR="006541EA" w:rsidRDefault="006541EA" w:rsidP="00302488">
      <w:pPr>
        <w:rPr>
          <w:lang w:val="sr-Cyrl-RS"/>
        </w:rPr>
      </w:pPr>
    </w:p>
    <w:p w14:paraId="4E31AC8B" w14:textId="364345E0" w:rsidR="006541EA" w:rsidRDefault="006541EA" w:rsidP="00302488">
      <w:pPr>
        <w:rPr>
          <w:lang w:val="sr-Cyrl-RS"/>
        </w:rPr>
      </w:pPr>
    </w:p>
    <w:p w14:paraId="4DF99117" w14:textId="695A1623" w:rsidR="006541EA" w:rsidRDefault="006541EA" w:rsidP="00302488">
      <w:pPr>
        <w:rPr>
          <w:lang w:val="sr-Cyrl-RS"/>
        </w:rPr>
      </w:pPr>
    </w:p>
    <w:p w14:paraId="61AC2834" w14:textId="04A999D2" w:rsidR="006541EA" w:rsidRDefault="006541EA" w:rsidP="00302488">
      <w:pPr>
        <w:rPr>
          <w:lang w:val="sr-Cyrl-RS"/>
        </w:rPr>
      </w:pPr>
    </w:p>
    <w:p w14:paraId="6BD2D39D" w14:textId="7265CE1A" w:rsidR="006541EA" w:rsidRDefault="006541EA" w:rsidP="00302488">
      <w:pPr>
        <w:rPr>
          <w:lang w:val="sr-Cyrl-RS"/>
        </w:rPr>
      </w:pPr>
    </w:p>
    <w:p w14:paraId="1787FA3B" w14:textId="7192AB50" w:rsidR="006541EA" w:rsidRDefault="006541EA" w:rsidP="00302488">
      <w:pPr>
        <w:rPr>
          <w:lang w:val="sr-Cyrl-RS"/>
        </w:rPr>
      </w:pPr>
    </w:p>
    <w:p w14:paraId="73123902" w14:textId="2B2FF4CA" w:rsidR="006541EA" w:rsidRDefault="006541EA" w:rsidP="00302488">
      <w:pPr>
        <w:rPr>
          <w:lang w:val="sr-Cyrl-RS"/>
        </w:rPr>
      </w:pPr>
    </w:p>
    <w:p w14:paraId="1A788A06" w14:textId="7129D70E" w:rsidR="006541EA" w:rsidRDefault="006541EA" w:rsidP="00302488">
      <w:pPr>
        <w:rPr>
          <w:lang w:val="sr-Cyrl-RS"/>
        </w:rPr>
      </w:pPr>
    </w:p>
    <w:p w14:paraId="1994F104" w14:textId="21170FEE" w:rsidR="006541EA" w:rsidRDefault="006541EA" w:rsidP="00302488">
      <w:pPr>
        <w:rPr>
          <w:lang w:val="sr-Cyrl-RS"/>
        </w:rPr>
      </w:pPr>
    </w:p>
    <w:p w14:paraId="68E5D81D" w14:textId="26869CDC" w:rsidR="00F21763" w:rsidRDefault="00F21763" w:rsidP="00302488">
      <w:pPr>
        <w:rPr>
          <w:lang w:val="sr-Cyrl-RS"/>
        </w:rPr>
      </w:pPr>
    </w:p>
    <w:p w14:paraId="3832974F" w14:textId="4C4EA4FE" w:rsidR="00F21763" w:rsidRDefault="00F21763" w:rsidP="00302488">
      <w:pPr>
        <w:rPr>
          <w:lang w:val="sr-Cyrl-RS"/>
        </w:rPr>
      </w:pPr>
    </w:p>
    <w:p w14:paraId="1874B727" w14:textId="7B3DC2EA" w:rsidR="00F21763" w:rsidRDefault="00F21763" w:rsidP="00302488">
      <w:pPr>
        <w:rPr>
          <w:lang w:val="sr-Cyrl-RS"/>
        </w:rPr>
      </w:pPr>
    </w:p>
    <w:p w14:paraId="78FB15A3" w14:textId="46733861" w:rsidR="00F21763" w:rsidRDefault="00F21763" w:rsidP="00302488">
      <w:pPr>
        <w:rPr>
          <w:lang w:val="sr-Cyrl-RS"/>
        </w:rPr>
      </w:pPr>
    </w:p>
    <w:p w14:paraId="4A939749" w14:textId="36C2FD0E" w:rsidR="00F21763" w:rsidRDefault="00F21763" w:rsidP="00302488">
      <w:pPr>
        <w:rPr>
          <w:lang w:val="sr-Cyrl-RS"/>
        </w:rPr>
      </w:pPr>
    </w:p>
    <w:p w14:paraId="747D6249" w14:textId="7764F818" w:rsidR="006D45F9" w:rsidRDefault="006D45F9" w:rsidP="00302488">
      <w:pPr>
        <w:rPr>
          <w:lang w:val="sr-Cyrl-RS"/>
        </w:rPr>
      </w:pPr>
    </w:p>
    <w:p w14:paraId="223EBB4F" w14:textId="7D92B80C" w:rsidR="006D45F9" w:rsidRDefault="006D45F9" w:rsidP="00302488">
      <w:pPr>
        <w:rPr>
          <w:lang w:val="sr-Cyrl-RS"/>
        </w:rPr>
      </w:pPr>
    </w:p>
    <w:p w14:paraId="52F7006B" w14:textId="77777777" w:rsidR="006D45F9" w:rsidRDefault="006D45F9" w:rsidP="00302488">
      <w:pPr>
        <w:rPr>
          <w:lang w:val="sr-Cyrl-RS"/>
        </w:rPr>
      </w:pPr>
    </w:p>
    <w:p w14:paraId="40826ADD" w14:textId="77777777" w:rsidR="006D45F9" w:rsidRDefault="006D45F9" w:rsidP="00302488">
      <w:pPr>
        <w:rPr>
          <w:lang w:val="sr-Cyrl-RS"/>
        </w:rPr>
      </w:pPr>
    </w:p>
    <w:p w14:paraId="503F2630" w14:textId="77777777" w:rsidR="006D45F9" w:rsidRDefault="006D45F9" w:rsidP="00302488">
      <w:pPr>
        <w:rPr>
          <w:lang w:val="sr-Cyrl-RS"/>
        </w:rPr>
      </w:pPr>
    </w:p>
    <w:p w14:paraId="65A72A55" w14:textId="77777777" w:rsidR="006D45F9" w:rsidRDefault="006D45F9" w:rsidP="00302488">
      <w:pPr>
        <w:rPr>
          <w:lang w:val="sr-Cyrl-RS"/>
        </w:rPr>
      </w:pPr>
    </w:p>
    <w:p w14:paraId="550A4230" w14:textId="77777777" w:rsidR="006D45F9" w:rsidRDefault="006D45F9" w:rsidP="00302488">
      <w:pPr>
        <w:rPr>
          <w:lang w:val="sr-Cyrl-RS"/>
        </w:rPr>
      </w:pPr>
    </w:p>
    <w:p w14:paraId="03E582A5" w14:textId="77777777" w:rsidR="006D45F9" w:rsidRDefault="006D45F9" w:rsidP="00302488">
      <w:pPr>
        <w:rPr>
          <w:lang w:val="sr-Cyrl-RS"/>
        </w:rPr>
      </w:pPr>
    </w:p>
    <w:p w14:paraId="05669628" w14:textId="77777777" w:rsidR="006D45F9" w:rsidRDefault="006D45F9" w:rsidP="00302488">
      <w:pPr>
        <w:rPr>
          <w:lang w:val="sr-Cyrl-RS"/>
        </w:rPr>
      </w:pPr>
    </w:p>
    <w:p w14:paraId="1CBB60D2" w14:textId="77777777" w:rsidR="006D45F9" w:rsidRDefault="006D45F9" w:rsidP="00302488">
      <w:pPr>
        <w:rPr>
          <w:lang w:val="sr-Cyrl-RS"/>
        </w:rPr>
      </w:pPr>
    </w:p>
    <w:p w14:paraId="11A9A0EF" w14:textId="77777777" w:rsidR="006D45F9" w:rsidRDefault="006D45F9" w:rsidP="00302488">
      <w:pPr>
        <w:rPr>
          <w:lang w:val="sr-Cyrl-RS"/>
        </w:rPr>
      </w:pPr>
    </w:p>
    <w:p w14:paraId="28965009" w14:textId="77777777" w:rsidR="006D45F9" w:rsidRDefault="006D45F9" w:rsidP="00302488">
      <w:pPr>
        <w:rPr>
          <w:lang w:val="sr-Cyrl-RS"/>
        </w:rPr>
      </w:pPr>
    </w:p>
    <w:p w14:paraId="0DE9A880" w14:textId="77777777" w:rsidR="006D45F9" w:rsidRDefault="006D45F9" w:rsidP="00302488">
      <w:pPr>
        <w:rPr>
          <w:lang w:val="sr-Cyrl-RS"/>
        </w:rPr>
      </w:pPr>
    </w:p>
    <w:p w14:paraId="7622D391" w14:textId="77777777" w:rsidR="006D45F9" w:rsidRDefault="006D45F9" w:rsidP="00302488">
      <w:pPr>
        <w:rPr>
          <w:lang w:val="sr-Cyrl-RS"/>
        </w:rPr>
      </w:pPr>
    </w:p>
    <w:p w14:paraId="02BD641B" w14:textId="77777777" w:rsidR="006D45F9" w:rsidRDefault="006D45F9" w:rsidP="00302488">
      <w:pPr>
        <w:rPr>
          <w:lang w:val="sr-Cyrl-RS"/>
        </w:rPr>
      </w:pPr>
    </w:p>
    <w:p w14:paraId="03D7B4A3" w14:textId="77777777" w:rsidR="006D45F9" w:rsidRDefault="006D45F9" w:rsidP="00302488">
      <w:pPr>
        <w:rPr>
          <w:lang w:val="sr-Cyrl-RS"/>
        </w:rPr>
      </w:pPr>
    </w:p>
    <w:p w14:paraId="07CFEC91" w14:textId="77777777" w:rsidR="006D45F9" w:rsidRDefault="006D45F9" w:rsidP="00302488">
      <w:pPr>
        <w:rPr>
          <w:lang w:val="sr-Cyrl-RS"/>
        </w:rPr>
      </w:pPr>
    </w:p>
    <w:p w14:paraId="4ABB27F6" w14:textId="77777777" w:rsidR="006D45F9" w:rsidRDefault="006D45F9" w:rsidP="00302488">
      <w:pPr>
        <w:rPr>
          <w:lang w:val="sr-Cyrl-RS"/>
        </w:rPr>
      </w:pPr>
    </w:p>
    <w:p w14:paraId="4DB1EC72" w14:textId="77777777" w:rsidR="006D45F9" w:rsidRDefault="006D45F9" w:rsidP="00302488">
      <w:pPr>
        <w:rPr>
          <w:lang w:val="sr-Cyrl-RS"/>
        </w:rPr>
      </w:pPr>
    </w:p>
    <w:p w14:paraId="55AC764D" w14:textId="77777777" w:rsidR="006D45F9" w:rsidRDefault="006D45F9" w:rsidP="00302488">
      <w:pPr>
        <w:rPr>
          <w:lang w:val="sr-Cyrl-RS"/>
        </w:rPr>
      </w:pPr>
    </w:p>
    <w:p w14:paraId="36FAEF4D" w14:textId="77777777" w:rsidR="006D45F9" w:rsidRPr="006D45F9" w:rsidRDefault="006D45F9" w:rsidP="00302488">
      <w:pPr>
        <w:rPr>
          <w:lang w:val="sr-Cyrl-RS"/>
        </w:rPr>
      </w:pPr>
    </w:p>
    <w:p w14:paraId="36DFDA77" w14:textId="77777777" w:rsidR="006A4591" w:rsidRPr="006A4591" w:rsidRDefault="006A4591" w:rsidP="00302488">
      <w:pPr>
        <w:rPr>
          <w:lang w:val="en-US"/>
        </w:rPr>
      </w:pPr>
    </w:p>
    <w:p w14:paraId="2D84A14E" w14:textId="495FC1F6" w:rsidR="00465667" w:rsidRDefault="00465667" w:rsidP="00465667">
      <w:pPr>
        <w:pStyle w:val="Heading1"/>
        <w:numPr>
          <w:ilvl w:val="0"/>
          <w:numId w:val="1"/>
        </w:numPr>
        <w:rPr>
          <w:rFonts w:ascii="Times New Roman" w:hAnsi="Times New Roman" w:cs="Times New Roman"/>
          <w:color w:val="auto"/>
          <w:lang w:val="en-US"/>
        </w:rPr>
      </w:pPr>
      <w:bookmarkStart w:id="411" w:name="_Toc176736268"/>
      <w:r>
        <w:rPr>
          <w:rFonts w:ascii="Times New Roman" w:hAnsi="Times New Roman" w:cs="Times New Roman"/>
          <w:color w:val="auto"/>
          <w:lang w:val="sr-Cyrl-RS"/>
        </w:rPr>
        <w:t>Закључак</w:t>
      </w:r>
      <w:bookmarkEnd w:id="411"/>
    </w:p>
    <w:p w14:paraId="44A17C50" w14:textId="77777777" w:rsidR="00857087" w:rsidRDefault="00857087" w:rsidP="00ED0B25">
      <w:pPr>
        <w:rPr>
          <w:lang w:val="en-US"/>
        </w:rPr>
      </w:pPr>
    </w:p>
    <w:p w14:paraId="411637B0" w14:textId="77777777" w:rsidR="00857087" w:rsidRDefault="00857087" w:rsidP="00857087">
      <w:pPr>
        <w:rPr>
          <w:lang w:val="en-US"/>
        </w:rPr>
      </w:pPr>
    </w:p>
    <w:p w14:paraId="3D103E38" w14:textId="77777777" w:rsidR="00857087" w:rsidRDefault="00857087" w:rsidP="00857087">
      <w:pPr>
        <w:rPr>
          <w:lang w:val="en-US"/>
        </w:rPr>
      </w:pPr>
    </w:p>
    <w:p w14:paraId="4C050817" w14:textId="77777777" w:rsidR="00857087" w:rsidRDefault="00857087" w:rsidP="00857087">
      <w:pPr>
        <w:rPr>
          <w:lang w:val="en-US"/>
        </w:rPr>
      </w:pPr>
    </w:p>
    <w:p w14:paraId="324404CA" w14:textId="77777777" w:rsidR="00857087" w:rsidRDefault="00857087" w:rsidP="00857087">
      <w:pPr>
        <w:rPr>
          <w:lang w:val="en-US"/>
        </w:rPr>
      </w:pPr>
    </w:p>
    <w:p w14:paraId="72F02228" w14:textId="77777777" w:rsidR="00857087" w:rsidRDefault="00857087" w:rsidP="00857087">
      <w:pPr>
        <w:rPr>
          <w:lang w:val="en-US"/>
        </w:rPr>
      </w:pPr>
    </w:p>
    <w:p w14:paraId="123567C9" w14:textId="77777777" w:rsidR="00857087" w:rsidRDefault="00857087" w:rsidP="00857087">
      <w:pPr>
        <w:rPr>
          <w:lang w:val="en-US"/>
        </w:rPr>
      </w:pPr>
    </w:p>
    <w:p w14:paraId="07BD223F" w14:textId="77777777" w:rsidR="00857087" w:rsidRDefault="00857087" w:rsidP="00857087">
      <w:pPr>
        <w:rPr>
          <w:lang w:val="en-US"/>
        </w:rPr>
      </w:pPr>
    </w:p>
    <w:p w14:paraId="6826410D" w14:textId="77777777" w:rsidR="00857087" w:rsidRDefault="00857087" w:rsidP="00857087">
      <w:pPr>
        <w:rPr>
          <w:lang w:val="en-US"/>
        </w:rPr>
      </w:pPr>
    </w:p>
    <w:p w14:paraId="1CEED035" w14:textId="77777777" w:rsidR="00857087" w:rsidRDefault="00857087" w:rsidP="00857087">
      <w:pPr>
        <w:rPr>
          <w:lang w:val="en-US"/>
        </w:rPr>
      </w:pPr>
    </w:p>
    <w:p w14:paraId="264FD7A0" w14:textId="77777777" w:rsidR="00857087" w:rsidRDefault="00857087" w:rsidP="00857087">
      <w:pPr>
        <w:rPr>
          <w:lang w:val="en-US"/>
        </w:rPr>
      </w:pPr>
    </w:p>
    <w:p w14:paraId="3A8F709F" w14:textId="77777777" w:rsidR="00857087" w:rsidRDefault="00857087" w:rsidP="00857087">
      <w:pPr>
        <w:rPr>
          <w:lang w:val="en-US"/>
        </w:rPr>
      </w:pPr>
    </w:p>
    <w:p w14:paraId="07218590" w14:textId="77777777" w:rsidR="00857087" w:rsidRDefault="00857087" w:rsidP="00857087">
      <w:pPr>
        <w:rPr>
          <w:lang w:val="en-US"/>
        </w:rPr>
      </w:pPr>
    </w:p>
    <w:p w14:paraId="59C4AB97" w14:textId="77777777" w:rsidR="00857087" w:rsidRDefault="00857087" w:rsidP="00857087">
      <w:pPr>
        <w:rPr>
          <w:lang w:val="en-US"/>
        </w:rPr>
      </w:pPr>
    </w:p>
    <w:p w14:paraId="4495EDA5" w14:textId="77777777" w:rsidR="00857087" w:rsidRDefault="00857087" w:rsidP="00857087">
      <w:pPr>
        <w:rPr>
          <w:lang w:val="en-US"/>
        </w:rPr>
      </w:pPr>
    </w:p>
    <w:p w14:paraId="14EECEBE" w14:textId="77777777" w:rsidR="00857087" w:rsidRDefault="00857087" w:rsidP="00857087">
      <w:pPr>
        <w:rPr>
          <w:lang w:val="en-US"/>
        </w:rPr>
      </w:pPr>
    </w:p>
    <w:p w14:paraId="6C29C23F" w14:textId="77777777" w:rsidR="00857087" w:rsidRDefault="00857087" w:rsidP="00857087">
      <w:pPr>
        <w:rPr>
          <w:lang w:val="en-US"/>
        </w:rPr>
      </w:pPr>
    </w:p>
    <w:p w14:paraId="04DFE32E" w14:textId="77777777" w:rsidR="00857087" w:rsidRDefault="00857087" w:rsidP="00857087">
      <w:pPr>
        <w:rPr>
          <w:lang w:val="en-US"/>
        </w:rPr>
      </w:pPr>
    </w:p>
    <w:p w14:paraId="47A2F0B1" w14:textId="77777777" w:rsidR="00857087" w:rsidRDefault="00857087" w:rsidP="00857087">
      <w:pPr>
        <w:rPr>
          <w:lang w:val="en-US"/>
        </w:rPr>
      </w:pPr>
    </w:p>
    <w:p w14:paraId="2EE2CE54" w14:textId="77777777" w:rsidR="00857087" w:rsidRDefault="00857087" w:rsidP="00857087">
      <w:pPr>
        <w:rPr>
          <w:lang w:val="en-US"/>
        </w:rPr>
      </w:pPr>
    </w:p>
    <w:p w14:paraId="78F39812" w14:textId="77777777" w:rsidR="00857087" w:rsidRDefault="00857087" w:rsidP="00857087">
      <w:pPr>
        <w:rPr>
          <w:lang w:val="en-US"/>
        </w:rPr>
      </w:pPr>
    </w:p>
    <w:p w14:paraId="1B642550" w14:textId="77777777" w:rsidR="00857087" w:rsidRDefault="00857087" w:rsidP="00857087">
      <w:pPr>
        <w:rPr>
          <w:lang w:val="en-US"/>
        </w:rPr>
      </w:pPr>
    </w:p>
    <w:p w14:paraId="79D6F1CE" w14:textId="77777777" w:rsidR="00857087" w:rsidRDefault="00857087" w:rsidP="00857087">
      <w:pPr>
        <w:rPr>
          <w:lang w:val="en-US"/>
        </w:rPr>
      </w:pPr>
    </w:p>
    <w:p w14:paraId="51ABACD6" w14:textId="77777777" w:rsidR="00857087" w:rsidRDefault="00857087" w:rsidP="00857087">
      <w:pPr>
        <w:rPr>
          <w:lang w:val="en-US"/>
        </w:rPr>
      </w:pPr>
    </w:p>
    <w:p w14:paraId="0266B32D" w14:textId="77777777" w:rsidR="00857087" w:rsidRDefault="00857087" w:rsidP="00857087">
      <w:pPr>
        <w:rPr>
          <w:lang w:val="en-US"/>
        </w:rPr>
      </w:pPr>
    </w:p>
    <w:p w14:paraId="30FABAFB" w14:textId="77777777" w:rsidR="00857087" w:rsidRDefault="00857087" w:rsidP="00857087">
      <w:pPr>
        <w:rPr>
          <w:lang w:val="en-US"/>
        </w:rPr>
      </w:pPr>
    </w:p>
    <w:p w14:paraId="78AD1D96" w14:textId="77777777" w:rsidR="00857087" w:rsidRDefault="00857087" w:rsidP="00857087">
      <w:pPr>
        <w:rPr>
          <w:lang w:val="en-US"/>
        </w:rPr>
      </w:pPr>
    </w:p>
    <w:p w14:paraId="0A96AABD" w14:textId="77777777" w:rsidR="00857087" w:rsidRDefault="00857087" w:rsidP="00857087">
      <w:pPr>
        <w:rPr>
          <w:lang w:val="en-US"/>
        </w:rPr>
      </w:pPr>
    </w:p>
    <w:p w14:paraId="75657C82" w14:textId="77777777" w:rsidR="00857087" w:rsidRDefault="00857087" w:rsidP="00857087">
      <w:pPr>
        <w:rPr>
          <w:lang w:val="en-US"/>
        </w:rPr>
      </w:pPr>
    </w:p>
    <w:p w14:paraId="58A0276F" w14:textId="77777777" w:rsidR="00857087" w:rsidRDefault="00857087" w:rsidP="00857087">
      <w:pPr>
        <w:rPr>
          <w:lang w:val="en-US"/>
        </w:rPr>
      </w:pPr>
    </w:p>
    <w:p w14:paraId="70E8A244" w14:textId="77777777" w:rsidR="00857087" w:rsidRDefault="00857087" w:rsidP="00857087">
      <w:pPr>
        <w:rPr>
          <w:lang w:val="en-US"/>
        </w:rPr>
      </w:pPr>
    </w:p>
    <w:p w14:paraId="1C34E4CF" w14:textId="77777777" w:rsidR="00857087" w:rsidRDefault="00857087" w:rsidP="00857087">
      <w:pPr>
        <w:rPr>
          <w:lang w:val="en-US"/>
        </w:rPr>
      </w:pPr>
    </w:p>
    <w:p w14:paraId="41B17CD6" w14:textId="77777777" w:rsidR="00511059" w:rsidRDefault="00511059" w:rsidP="00857087">
      <w:pPr>
        <w:rPr>
          <w:lang w:val="en-US"/>
        </w:rPr>
      </w:pPr>
    </w:p>
    <w:p w14:paraId="43C47D41" w14:textId="77777777" w:rsidR="00511059" w:rsidRDefault="00511059" w:rsidP="00857087">
      <w:pPr>
        <w:rPr>
          <w:lang w:val="en-US"/>
        </w:rPr>
      </w:pPr>
    </w:p>
    <w:p w14:paraId="560623D1" w14:textId="77777777" w:rsidR="00511059" w:rsidRDefault="00511059" w:rsidP="00857087">
      <w:pPr>
        <w:rPr>
          <w:lang w:val="en-US"/>
        </w:rPr>
      </w:pPr>
    </w:p>
    <w:p w14:paraId="18BC7917" w14:textId="77777777" w:rsidR="00511059" w:rsidRDefault="00511059" w:rsidP="00857087">
      <w:pPr>
        <w:rPr>
          <w:lang w:val="en-US"/>
        </w:rPr>
      </w:pPr>
    </w:p>
    <w:p w14:paraId="489222EB" w14:textId="77777777" w:rsidR="00511059" w:rsidRDefault="00511059" w:rsidP="00857087">
      <w:pPr>
        <w:rPr>
          <w:lang w:val="en-US"/>
        </w:rPr>
      </w:pPr>
    </w:p>
    <w:p w14:paraId="7CB05BEC" w14:textId="77777777" w:rsidR="00511059" w:rsidRDefault="00511059" w:rsidP="00857087">
      <w:pPr>
        <w:rPr>
          <w:lang w:val="en-US"/>
        </w:rPr>
      </w:pPr>
    </w:p>
    <w:p w14:paraId="713557AB" w14:textId="77777777" w:rsidR="00511059" w:rsidRDefault="00511059" w:rsidP="00857087">
      <w:pPr>
        <w:rPr>
          <w:lang w:val="en-US"/>
        </w:rPr>
      </w:pPr>
    </w:p>
    <w:p w14:paraId="522D0D35" w14:textId="77777777" w:rsidR="00511059" w:rsidRDefault="00511059" w:rsidP="00857087">
      <w:pPr>
        <w:rPr>
          <w:lang w:val="en-US"/>
        </w:rPr>
      </w:pPr>
    </w:p>
    <w:p w14:paraId="1000A22B" w14:textId="77777777" w:rsidR="00511059" w:rsidRDefault="00511059" w:rsidP="00857087">
      <w:pPr>
        <w:rPr>
          <w:lang w:val="en-US"/>
        </w:rPr>
      </w:pPr>
    </w:p>
    <w:p w14:paraId="470FB1CE" w14:textId="77777777" w:rsidR="00511059" w:rsidRDefault="00511059" w:rsidP="00857087">
      <w:pPr>
        <w:rPr>
          <w:lang w:val="en-US"/>
        </w:rPr>
      </w:pPr>
    </w:p>
    <w:p w14:paraId="6E5EFD9A" w14:textId="77777777" w:rsidR="00511059" w:rsidRDefault="00511059" w:rsidP="00857087">
      <w:pPr>
        <w:rPr>
          <w:lang w:val="en-US"/>
        </w:rPr>
      </w:pPr>
    </w:p>
    <w:p w14:paraId="1EA29C69" w14:textId="77777777" w:rsidR="00511059" w:rsidRDefault="00511059" w:rsidP="00857087">
      <w:pPr>
        <w:rPr>
          <w:lang w:val="en-US"/>
        </w:rPr>
      </w:pPr>
    </w:p>
    <w:p w14:paraId="117F6810" w14:textId="77777777" w:rsidR="00511059" w:rsidRDefault="00511059" w:rsidP="00857087">
      <w:pPr>
        <w:rPr>
          <w:lang w:val="en-US"/>
        </w:rPr>
      </w:pPr>
    </w:p>
    <w:p w14:paraId="24510359" w14:textId="77777777" w:rsidR="00511059" w:rsidRDefault="00511059" w:rsidP="00857087">
      <w:pPr>
        <w:rPr>
          <w:lang w:val="en-US"/>
        </w:rPr>
      </w:pPr>
    </w:p>
    <w:p w14:paraId="5F9DDF90" w14:textId="77777777" w:rsidR="00511059" w:rsidRDefault="00511059" w:rsidP="00857087">
      <w:pPr>
        <w:rPr>
          <w:lang w:val="en-US"/>
        </w:rPr>
      </w:pPr>
    </w:p>
    <w:p w14:paraId="0859F719" w14:textId="77777777" w:rsidR="00511059" w:rsidRDefault="00511059" w:rsidP="00857087">
      <w:pPr>
        <w:rPr>
          <w:lang w:val="en-US"/>
        </w:rPr>
      </w:pPr>
    </w:p>
    <w:p w14:paraId="2ABDE5D9" w14:textId="77777777" w:rsidR="00511059" w:rsidRDefault="00511059" w:rsidP="00857087">
      <w:pPr>
        <w:rPr>
          <w:lang w:val="en-US"/>
        </w:rPr>
      </w:pPr>
    </w:p>
    <w:p w14:paraId="4C65A4FF" w14:textId="77777777" w:rsidR="00511059" w:rsidRDefault="00511059" w:rsidP="00857087">
      <w:pPr>
        <w:rPr>
          <w:lang w:val="en-US"/>
        </w:rPr>
      </w:pPr>
    </w:p>
    <w:p w14:paraId="7FD1A41A" w14:textId="77777777" w:rsidR="00511059" w:rsidRPr="00857087" w:rsidRDefault="00511059" w:rsidP="00857087">
      <w:pPr>
        <w:rPr>
          <w:lang w:val="en-US"/>
        </w:rPr>
      </w:pPr>
    </w:p>
    <w:p w14:paraId="5DF6CD0C" w14:textId="66525BA2" w:rsidR="00465667" w:rsidRDefault="00465667" w:rsidP="00465667">
      <w:pPr>
        <w:pStyle w:val="Heading1"/>
        <w:numPr>
          <w:ilvl w:val="0"/>
          <w:numId w:val="1"/>
        </w:numPr>
        <w:rPr>
          <w:rFonts w:ascii="Times New Roman" w:hAnsi="Times New Roman" w:cs="Times New Roman"/>
          <w:color w:val="auto"/>
          <w:lang w:val="en-US"/>
        </w:rPr>
      </w:pPr>
      <w:bookmarkStart w:id="412" w:name="_Toc176736269"/>
      <w:r>
        <w:rPr>
          <w:rFonts w:ascii="Times New Roman" w:hAnsi="Times New Roman" w:cs="Times New Roman"/>
          <w:color w:val="auto"/>
          <w:lang w:val="sr-Cyrl-RS"/>
        </w:rPr>
        <w:t>Литература</w:t>
      </w:r>
      <w:bookmarkEnd w:id="412"/>
    </w:p>
    <w:p w14:paraId="41D407FC" w14:textId="77777777" w:rsidR="00857087" w:rsidRDefault="00857087" w:rsidP="00857087">
      <w:pPr>
        <w:rPr>
          <w:lang w:val="en-US"/>
        </w:rPr>
      </w:pPr>
    </w:p>
    <w:p w14:paraId="709847CE" w14:textId="37486FA5" w:rsidR="000830FA" w:rsidRDefault="00000000" w:rsidP="00857087">
      <w:pPr>
        <w:pStyle w:val="ListParagraph"/>
        <w:numPr>
          <w:ilvl w:val="0"/>
          <w:numId w:val="37"/>
        </w:numPr>
        <w:rPr>
          <w:rStyle w:val="Hyperlink"/>
          <w:color w:val="auto"/>
          <w:u w:val="none"/>
          <w:lang w:val="en-US"/>
        </w:rPr>
      </w:pPr>
      <w:hyperlink r:id="rId44" w:history="1">
        <w:r w:rsidR="000830FA" w:rsidRPr="00B5365C">
          <w:rPr>
            <w:rStyle w:val="Hyperlink"/>
            <w:lang w:val="en-US"/>
          </w:rPr>
          <w:t>https://cybersecuritycrc.org.au/sites/default/files/2023-11/3320_cscrc_powerout_art_web.pdf</w:t>
        </w:r>
      </w:hyperlink>
    </w:p>
    <w:p w14:paraId="770AC23F" w14:textId="77777777" w:rsidR="000830FA" w:rsidRDefault="000830FA" w:rsidP="000830FA">
      <w:pPr>
        <w:pStyle w:val="ListParagraph"/>
        <w:rPr>
          <w:rStyle w:val="Hyperlink"/>
          <w:color w:val="auto"/>
          <w:u w:val="none"/>
          <w:lang w:val="en-US"/>
        </w:rPr>
      </w:pPr>
    </w:p>
    <w:p w14:paraId="37E8EFC6" w14:textId="77777777" w:rsidR="000830FA" w:rsidRPr="000830FA" w:rsidRDefault="00000000" w:rsidP="000830FA">
      <w:pPr>
        <w:pStyle w:val="ListParagraph"/>
        <w:numPr>
          <w:ilvl w:val="0"/>
          <w:numId w:val="37"/>
        </w:numPr>
        <w:rPr>
          <w:rStyle w:val="Hyperlink"/>
          <w:color w:val="auto"/>
          <w:u w:val="none"/>
          <w:lang w:val="en-US"/>
        </w:rPr>
      </w:pPr>
      <w:hyperlink r:id="rId45" w:history="1">
        <w:r w:rsidR="000830FA" w:rsidRPr="00857087">
          <w:rPr>
            <w:rStyle w:val="Hyperlink"/>
            <w:lang w:val="sr-Cyrl-RS"/>
          </w:rPr>
          <w:t>https://nvlpubs.nist.gov/nistpubs/ir/2024/NIST.IR.8498.ipd.pdf</w:t>
        </w:r>
      </w:hyperlink>
    </w:p>
    <w:p w14:paraId="2F2D1D85" w14:textId="77777777" w:rsidR="00857087" w:rsidRPr="000830FA" w:rsidRDefault="00857087" w:rsidP="000830FA">
      <w:pPr>
        <w:pStyle w:val="ListParagraph"/>
        <w:rPr>
          <w:lang w:val="en-US"/>
        </w:rPr>
      </w:pPr>
    </w:p>
    <w:p w14:paraId="62288B84" w14:textId="535896B0" w:rsidR="00857087" w:rsidRPr="00857087" w:rsidRDefault="00000000" w:rsidP="00857087">
      <w:pPr>
        <w:pStyle w:val="ListParagraph"/>
        <w:numPr>
          <w:ilvl w:val="0"/>
          <w:numId w:val="37"/>
        </w:numPr>
        <w:rPr>
          <w:lang w:val="en-US"/>
        </w:rPr>
      </w:pPr>
      <w:hyperlink r:id="rId46" w:history="1">
        <w:r w:rsidR="00857087" w:rsidRPr="00857087">
          <w:rPr>
            <w:rStyle w:val="Hyperlink"/>
            <w:lang w:val="en-US"/>
          </w:rPr>
          <w:t>https://solartechadvisor.com/inverter-communications/</w:t>
        </w:r>
      </w:hyperlink>
    </w:p>
    <w:p w14:paraId="4D416E12" w14:textId="77777777" w:rsidR="00857087" w:rsidRPr="00857087" w:rsidRDefault="00857087" w:rsidP="00857087">
      <w:pPr>
        <w:pStyle w:val="ListParagraph"/>
        <w:rPr>
          <w:lang w:val="en-US"/>
        </w:rPr>
      </w:pPr>
    </w:p>
    <w:p w14:paraId="3FA6A06E" w14:textId="77777777" w:rsidR="00857087" w:rsidRPr="00857087" w:rsidRDefault="00000000" w:rsidP="00857087">
      <w:pPr>
        <w:pStyle w:val="ListParagraph"/>
        <w:numPr>
          <w:ilvl w:val="0"/>
          <w:numId w:val="37"/>
        </w:numPr>
        <w:rPr>
          <w:rStyle w:val="Hyperlink"/>
          <w:color w:val="auto"/>
          <w:u w:val="none"/>
          <w:lang w:val="en-US"/>
        </w:rPr>
      </w:pPr>
      <w:hyperlink r:id="rId47" w:history="1">
        <w:r w:rsidR="00857087" w:rsidRPr="00857087">
          <w:rPr>
            <w:rStyle w:val="Hyperlink"/>
            <w:lang w:val="en-US"/>
          </w:rPr>
          <w:t>https://www.hisenpower.com/Blogs/top-15-best-inverter-companies-in-china</w:t>
        </w:r>
      </w:hyperlink>
    </w:p>
    <w:p w14:paraId="0F709956" w14:textId="77777777" w:rsidR="00857087" w:rsidRPr="00857087" w:rsidRDefault="00857087" w:rsidP="00857087">
      <w:pPr>
        <w:rPr>
          <w:lang w:val="en-US"/>
        </w:rPr>
      </w:pPr>
    </w:p>
    <w:p w14:paraId="665CA508" w14:textId="77777777" w:rsidR="00857087" w:rsidRPr="00857087" w:rsidRDefault="00000000" w:rsidP="00857087">
      <w:pPr>
        <w:pStyle w:val="ListParagraph"/>
        <w:numPr>
          <w:ilvl w:val="0"/>
          <w:numId w:val="37"/>
        </w:numPr>
        <w:rPr>
          <w:rStyle w:val="Hyperlink"/>
          <w:color w:val="auto"/>
          <w:u w:val="none"/>
          <w:lang w:val="en-US"/>
        </w:rPr>
      </w:pPr>
      <w:hyperlink r:id="rId48" w:history="1">
        <w:r w:rsidR="00857087" w:rsidRPr="00857087">
          <w:rPr>
            <w:rStyle w:val="Hyperlink"/>
            <w:lang w:val="en-US"/>
          </w:rPr>
          <w:t>https://eepower.com/tech-insights/defending-the-smart-grid-against-inverter-attacks/</w:t>
        </w:r>
      </w:hyperlink>
    </w:p>
    <w:p w14:paraId="248C20C0" w14:textId="77777777" w:rsidR="00857087" w:rsidRPr="00857087" w:rsidRDefault="00857087" w:rsidP="00857087">
      <w:pPr>
        <w:rPr>
          <w:lang w:val="en-US"/>
        </w:rPr>
      </w:pPr>
    </w:p>
    <w:p w14:paraId="1375A4A0" w14:textId="77777777" w:rsidR="00857087" w:rsidRPr="00857087" w:rsidRDefault="00000000" w:rsidP="00857087">
      <w:pPr>
        <w:pStyle w:val="ListParagraph"/>
        <w:numPr>
          <w:ilvl w:val="0"/>
          <w:numId w:val="37"/>
        </w:numPr>
        <w:rPr>
          <w:rStyle w:val="Hyperlink"/>
          <w:color w:val="auto"/>
          <w:u w:val="none"/>
          <w:lang w:val="en-US"/>
        </w:rPr>
      </w:pPr>
      <w:hyperlink r:id="rId49" w:history="1">
        <w:r w:rsidR="00857087" w:rsidRPr="00857087">
          <w:rPr>
            <w:rStyle w:val="Hyperlink"/>
            <w:lang w:val="en-US"/>
          </w:rPr>
          <w:t>https://solar2power.pt/powering-up-risk-inverters-vulnerable-to-cybersecurity-threats-through-software/</w:t>
        </w:r>
      </w:hyperlink>
    </w:p>
    <w:p w14:paraId="4988B415" w14:textId="77777777" w:rsidR="00857087" w:rsidRPr="00857087" w:rsidRDefault="00857087" w:rsidP="00857087">
      <w:pPr>
        <w:rPr>
          <w:lang w:val="en-US"/>
        </w:rPr>
      </w:pPr>
    </w:p>
    <w:p w14:paraId="571AE332" w14:textId="77777777" w:rsidR="00857087" w:rsidRPr="00857087" w:rsidRDefault="00000000" w:rsidP="00857087">
      <w:pPr>
        <w:pStyle w:val="ListParagraph"/>
        <w:numPr>
          <w:ilvl w:val="0"/>
          <w:numId w:val="37"/>
        </w:numPr>
        <w:rPr>
          <w:rStyle w:val="Hyperlink"/>
          <w:color w:val="auto"/>
          <w:u w:val="none"/>
          <w:lang w:val="en-US"/>
        </w:rPr>
      </w:pPr>
      <w:hyperlink r:id="rId50" w:history="1">
        <w:r w:rsidR="00857087" w:rsidRPr="00857087">
          <w:rPr>
            <w:rStyle w:val="Hyperlink"/>
            <w:lang w:val="en-US"/>
          </w:rPr>
          <w:t>https://www.bitdefender.com/blog/labs/60-hurts-per-second-how-we-got-access-to-enough-solar-power-to-run-the-united-states/</w:t>
        </w:r>
      </w:hyperlink>
    </w:p>
    <w:p w14:paraId="0F805CD0" w14:textId="77777777" w:rsidR="00857087" w:rsidRPr="00857087" w:rsidRDefault="00857087" w:rsidP="00857087">
      <w:pPr>
        <w:rPr>
          <w:lang w:val="en-US"/>
        </w:rPr>
      </w:pPr>
    </w:p>
    <w:p w14:paraId="711253E7" w14:textId="0A769C35" w:rsidR="00857087" w:rsidRPr="000830FA" w:rsidRDefault="00000000" w:rsidP="00857087">
      <w:pPr>
        <w:pStyle w:val="ListParagraph"/>
        <w:numPr>
          <w:ilvl w:val="0"/>
          <w:numId w:val="37"/>
        </w:numPr>
        <w:rPr>
          <w:rStyle w:val="Hyperlink"/>
          <w:color w:val="auto"/>
          <w:u w:val="none"/>
          <w:lang w:val="en-US"/>
        </w:rPr>
      </w:pPr>
      <w:hyperlink r:id="rId51" w:history="1">
        <w:r w:rsidR="00857087" w:rsidRPr="002E7FB4">
          <w:rPr>
            <w:rStyle w:val="Hyperlink"/>
            <w:lang w:val="en-US"/>
          </w:rPr>
          <w:t>https://inldigitallibrary.inl.gov/sites/STI/STI/Sort_90576.pdf</w:t>
        </w:r>
      </w:hyperlink>
    </w:p>
    <w:p w14:paraId="23F19EC2" w14:textId="77777777" w:rsidR="000830FA" w:rsidRPr="0062676A" w:rsidRDefault="000830FA" w:rsidP="0062676A">
      <w:pPr>
        <w:rPr>
          <w:lang w:val="en-US"/>
        </w:rPr>
      </w:pPr>
    </w:p>
    <w:p w14:paraId="7FDEDDD8" w14:textId="5A205E05" w:rsidR="000830FA" w:rsidRDefault="00000000" w:rsidP="00857087">
      <w:pPr>
        <w:pStyle w:val="ListParagraph"/>
        <w:numPr>
          <w:ilvl w:val="0"/>
          <w:numId w:val="37"/>
        </w:numPr>
        <w:rPr>
          <w:lang w:val="en-US"/>
        </w:rPr>
      </w:pPr>
      <w:hyperlink r:id="rId52" w:history="1">
        <w:r w:rsidR="000830FA" w:rsidRPr="00B5365C">
          <w:rPr>
            <w:rStyle w:val="Hyperlink"/>
            <w:lang w:val="en-US"/>
          </w:rPr>
          <w:t>https://www.solarpowerworldonline.com/2019/04/cyberattacks-threaten-smart-inverters-but-scientists-have-solutions/</w:t>
        </w:r>
      </w:hyperlink>
    </w:p>
    <w:p w14:paraId="26C3D0E4" w14:textId="77777777" w:rsidR="000830FA" w:rsidRPr="000830FA" w:rsidRDefault="000830FA" w:rsidP="000830FA">
      <w:pPr>
        <w:pStyle w:val="ListParagraph"/>
        <w:rPr>
          <w:lang w:val="en-US"/>
        </w:rPr>
      </w:pPr>
    </w:p>
    <w:p w14:paraId="7C44D6A8" w14:textId="356ADCA6" w:rsidR="000830FA" w:rsidRDefault="00000000" w:rsidP="00857087">
      <w:pPr>
        <w:pStyle w:val="ListParagraph"/>
        <w:numPr>
          <w:ilvl w:val="0"/>
          <w:numId w:val="37"/>
        </w:numPr>
        <w:rPr>
          <w:lang w:val="en-US"/>
        </w:rPr>
      </w:pPr>
      <w:hyperlink r:id="rId53" w:history="1">
        <w:r w:rsidR="000830FA" w:rsidRPr="00B5365C">
          <w:rPr>
            <w:rStyle w:val="Hyperlink"/>
            <w:lang w:val="en-US"/>
          </w:rPr>
          <w:t>https://mazumder.lab.uic.edu/wpcontent/uploads/sites/504/2024/02/T_An_Overview_of_Cyber-Resilient_Smart_Inverters_Based_on_Practical_Attack_Models.pdf</w:t>
        </w:r>
      </w:hyperlink>
    </w:p>
    <w:p w14:paraId="5F9F9549" w14:textId="77777777" w:rsidR="000830FA" w:rsidRPr="000830FA" w:rsidRDefault="000830FA" w:rsidP="000830FA">
      <w:pPr>
        <w:pStyle w:val="ListParagraph"/>
        <w:rPr>
          <w:lang w:val="en-US"/>
        </w:rPr>
      </w:pPr>
    </w:p>
    <w:p w14:paraId="2A2CB021" w14:textId="7B84EC43" w:rsidR="000830FA" w:rsidRPr="00A61FBE" w:rsidRDefault="00000000" w:rsidP="00857087">
      <w:pPr>
        <w:pStyle w:val="ListParagraph"/>
        <w:numPr>
          <w:ilvl w:val="0"/>
          <w:numId w:val="37"/>
        </w:numPr>
        <w:rPr>
          <w:lang w:val="en-US"/>
        </w:rPr>
      </w:pPr>
      <w:hyperlink r:id="rId54" w:history="1">
        <w:r w:rsidR="00A61FBE" w:rsidRPr="00B5365C">
          <w:rPr>
            <w:rStyle w:val="Hyperlink"/>
            <w:lang w:val="en-US"/>
          </w:rPr>
          <w:t>https://www.siemens-energy.com/global/en/home/company/cybersecurity/cert-services.html</w:t>
        </w:r>
      </w:hyperlink>
    </w:p>
    <w:p w14:paraId="3568C665" w14:textId="77777777" w:rsidR="00A61FBE" w:rsidRPr="00A61FBE" w:rsidRDefault="00A61FBE" w:rsidP="00A61FBE">
      <w:pPr>
        <w:pStyle w:val="ListParagraph"/>
        <w:rPr>
          <w:lang w:val="en-US"/>
        </w:rPr>
      </w:pPr>
    </w:p>
    <w:p w14:paraId="57EB0A2C" w14:textId="4BB60054" w:rsidR="00A61FBE" w:rsidRPr="00A61FBE" w:rsidRDefault="00000000" w:rsidP="00857087">
      <w:pPr>
        <w:pStyle w:val="ListParagraph"/>
        <w:numPr>
          <w:ilvl w:val="0"/>
          <w:numId w:val="37"/>
        </w:numPr>
        <w:rPr>
          <w:lang w:val="en-US"/>
        </w:rPr>
      </w:pPr>
      <w:hyperlink r:id="rId55" w:history="1">
        <w:r w:rsidR="00A61FBE" w:rsidRPr="00B5365C">
          <w:rPr>
            <w:rStyle w:val="Hyperlink"/>
            <w:lang w:val="en-US"/>
          </w:rPr>
          <w:t>https://arxiv.org/pdf/2205.11171</w:t>
        </w:r>
      </w:hyperlink>
    </w:p>
    <w:p w14:paraId="20378543" w14:textId="77777777" w:rsidR="00A61FBE" w:rsidRPr="00A61FBE" w:rsidRDefault="00A61FBE" w:rsidP="00A61FBE">
      <w:pPr>
        <w:pStyle w:val="ListParagraph"/>
        <w:rPr>
          <w:lang w:val="en-US"/>
        </w:rPr>
      </w:pPr>
    </w:p>
    <w:p w14:paraId="0639BD74" w14:textId="2E6496AB" w:rsidR="00A61FBE" w:rsidRPr="000830FA" w:rsidRDefault="00A61FBE" w:rsidP="00857087">
      <w:pPr>
        <w:pStyle w:val="ListParagraph"/>
        <w:numPr>
          <w:ilvl w:val="0"/>
          <w:numId w:val="37"/>
        </w:numPr>
        <w:rPr>
          <w:lang w:val="en-US"/>
        </w:rPr>
      </w:pPr>
      <w:r w:rsidRPr="00A61FBE">
        <w:rPr>
          <w:lang w:val="en-US"/>
        </w:rPr>
        <w:t>https://www.cisa.gov/news-events/ics-advisories/icsa-15-181-02a</w:t>
      </w:r>
    </w:p>
    <w:p w14:paraId="45DF26D6" w14:textId="77777777" w:rsidR="00857087" w:rsidRPr="00857087" w:rsidRDefault="00857087" w:rsidP="00857087">
      <w:pPr>
        <w:rPr>
          <w:lang w:val="en-US"/>
        </w:rPr>
      </w:pPr>
    </w:p>
    <w:p w14:paraId="00BF8AC3" w14:textId="77777777" w:rsidR="00A60891"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p>
    <w:p w14:paraId="36C9118C" w14:textId="77777777" w:rsidR="00B56DD8" w:rsidRDefault="00B56DD8" w:rsidP="00465667">
      <w:pPr>
        <w:rPr>
          <w:lang w:val="en-US"/>
        </w:rPr>
      </w:pPr>
    </w:p>
    <w:p w14:paraId="0A1E84D5" w14:textId="17614A93" w:rsidR="00B56DD8" w:rsidRDefault="00B56DD8" w:rsidP="00465667">
      <w:pPr>
        <w:rPr>
          <w:lang w:val="en-US"/>
        </w:rPr>
      </w:pPr>
    </w:p>
    <w:p w14:paraId="475B1263" w14:textId="77777777" w:rsidR="00F94D05" w:rsidRDefault="00F94D05"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0E096" w14:textId="77777777" w:rsidR="00D343AC" w:rsidRDefault="00D343AC" w:rsidP="00465667">
      <w:r>
        <w:separator/>
      </w:r>
    </w:p>
  </w:endnote>
  <w:endnote w:type="continuationSeparator" w:id="0">
    <w:p w14:paraId="61FAEA76" w14:textId="77777777" w:rsidR="00D343AC" w:rsidRDefault="00D343AC"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20FC5" w14:textId="77777777" w:rsidR="00D343AC" w:rsidRDefault="00D343AC" w:rsidP="00465667">
      <w:r>
        <w:separator/>
      </w:r>
    </w:p>
  </w:footnote>
  <w:footnote w:type="continuationSeparator" w:id="0">
    <w:p w14:paraId="60205754" w14:textId="77777777" w:rsidR="00D343AC" w:rsidRDefault="00D343AC"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9"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5"/>
  </w:num>
  <w:num w:numId="2" w16cid:durableId="779616372">
    <w:abstractNumId w:val="32"/>
  </w:num>
  <w:num w:numId="3" w16cid:durableId="748111316">
    <w:abstractNumId w:val="19"/>
  </w:num>
  <w:num w:numId="4" w16cid:durableId="1921014980">
    <w:abstractNumId w:val="2"/>
  </w:num>
  <w:num w:numId="5" w16cid:durableId="209003966">
    <w:abstractNumId w:val="22"/>
  </w:num>
  <w:num w:numId="6" w16cid:durableId="1161772647">
    <w:abstractNumId w:val="15"/>
  </w:num>
  <w:num w:numId="7" w16cid:durableId="222757579">
    <w:abstractNumId w:val="7"/>
  </w:num>
  <w:num w:numId="8" w16cid:durableId="932860722">
    <w:abstractNumId w:val="4"/>
  </w:num>
  <w:num w:numId="9" w16cid:durableId="1301770656">
    <w:abstractNumId w:val="20"/>
  </w:num>
  <w:num w:numId="10" w16cid:durableId="1962297763">
    <w:abstractNumId w:val="35"/>
  </w:num>
  <w:num w:numId="11" w16cid:durableId="168327964">
    <w:abstractNumId w:val="12"/>
  </w:num>
  <w:num w:numId="12" w16cid:durableId="418916518">
    <w:abstractNumId w:val="18"/>
  </w:num>
  <w:num w:numId="13" w16cid:durableId="2087992977">
    <w:abstractNumId w:val="28"/>
  </w:num>
  <w:num w:numId="14" w16cid:durableId="1256747650">
    <w:abstractNumId w:val="0"/>
  </w:num>
  <w:num w:numId="15" w16cid:durableId="1500929342">
    <w:abstractNumId w:val="24"/>
  </w:num>
  <w:num w:numId="16" w16cid:durableId="1400977734">
    <w:abstractNumId w:val="14"/>
  </w:num>
  <w:num w:numId="17" w16cid:durableId="997345285">
    <w:abstractNumId w:val="3"/>
  </w:num>
  <w:num w:numId="18" w16cid:durableId="899750459">
    <w:abstractNumId w:val="17"/>
  </w:num>
  <w:num w:numId="19" w16cid:durableId="1518885149">
    <w:abstractNumId w:val="33"/>
  </w:num>
  <w:num w:numId="20" w16cid:durableId="1571114927">
    <w:abstractNumId w:val="6"/>
  </w:num>
  <w:num w:numId="21" w16cid:durableId="1100029067">
    <w:abstractNumId w:val="37"/>
  </w:num>
  <w:num w:numId="22" w16cid:durableId="1462185304">
    <w:abstractNumId w:val="29"/>
  </w:num>
  <w:num w:numId="23" w16cid:durableId="2116712285">
    <w:abstractNumId w:val="1"/>
  </w:num>
  <w:num w:numId="24" w16cid:durableId="650985046">
    <w:abstractNumId w:val="27"/>
  </w:num>
  <w:num w:numId="25" w16cid:durableId="930091399">
    <w:abstractNumId w:val="5"/>
  </w:num>
  <w:num w:numId="26" w16cid:durableId="1955359108">
    <w:abstractNumId w:val="30"/>
  </w:num>
  <w:num w:numId="27" w16cid:durableId="693069718">
    <w:abstractNumId w:val="16"/>
  </w:num>
  <w:num w:numId="28" w16cid:durableId="799348714">
    <w:abstractNumId w:val="23"/>
  </w:num>
  <w:num w:numId="29" w16cid:durableId="843932136">
    <w:abstractNumId w:val="13"/>
  </w:num>
  <w:num w:numId="30" w16cid:durableId="525363859">
    <w:abstractNumId w:val="36"/>
  </w:num>
  <w:num w:numId="31" w16cid:durableId="1550796605">
    <w:abstractNumId w:val="11"/>
  </w:num>
  <w:num w:numId="32" w16cid:durableId="1990355337">
    <w:abstractNumId w:val="34"/>
  </w:num>
  <w:num w:numId="33" w16cid:durableId="2139568977">
    <w:abstractNumId w:val="31"/>
  </w:num>
  <w:num w:numId="34" w16cid:durableId="2139564126">
    <w:abstractNumId w:val="26"/>
  </w:num>
  <w:num w:numId="35" w16cid:durableId="840391466">
    <w:abstractNumId w:val="9"/>
  </w:num>
  <w:num w:numId="36" w16cid:durableId="726101553">
    <w:abstractNumId w:val="10"/>
  </w:num>
  <w:num w:numId="37" w16cid:durableId="2005038689">
    <w:abstractNumId w:val="21"/>
  </w:num>
  <w:num w:numId="38" w16cid:durableId="1854879721">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ladan Todorović">
    <w15:presenceInfo w15:providerId="AD" w15:userId="S::ast.support@oktacron.rs::bc8c856c-91e0-4227-8607-3bfd5b3ee4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A259F"/>
    <w:rsid w:val="001B4FA5"/>
    <w:rsid w:val="001B5880"/>
    <w:rsid w:val="001C2A1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7670"/>
    <w:rsid w:val="003502F0"/>
    <w:rsid w:val="0036138D"/>
    <w:rsid w:val="00361848"/>
    <w:rsid w:val="003623DA"/>
    <w:rsid w:val="00363C15"/>
    <w:rsid w:val="003760F4"/>
    <w:rsid w:val="0037767B"/>
    <w:rsid w:val="00392142"/>
    <w:rsid w:val="003929E0"/>
    <w:rsid w:val="00395087"/>
    <w:rsid w:val="00396879"/>
    <w:rsid w:val="003B72A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60AD7"/>
    <w:rsid w:val="00463932"/>
    <w:rsid w:val="00465667"/>
    <w:rsid w:val="00470C54"/>
    <w:rsid w:val="00473BD1"/>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201A"/>
    <w:rsid w:val="005B344E"/>
    <w:rsid w:val="005B7F34"/>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D19B1"/>
    <w:rsid w:val="006D2B5B"/>
    <w:rsid w:val="006D2CE2"/>
    <w:rsid w:val="006D2DCC"/>
    <w:rsid w:val="006D45F9"/>
    <w:rsid w:val="006D6CCA"/>
    <w:rsid w:val="006E30E9"/>
    <w:rsid w:val="006E3BF4"/>
    <w:rsid w:val="006E4CA8"/>
    <w:rsid w:val="006F0AFC"/>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80FE1"/>
    <w:rsid w:val="00782116"/>
    <w:rsid w:val="007832E9"/>
    <w:rsid w:val="0078496D"/>
    <w:rsid w:val="00784BCF"/>
    <w:rsid w:val="00785F81"/>
    <w:rsid w:val="0079042C"/>
    <w:rsid w:val="00794E7C"/>
    <w:rsid w:val="00795CAF"/>
    <w:rsid w:val="00796680"/>
    <w:rsid w:val="00796E62"/>
    <w:rsid w:val="00797AF2"/>
    <w:rsid w:val="00797E84"/>
    <w:rsid w:val="007A057B"/>
    <w:rsid w:val="007A0CD1"/>
    <w:rsid w:val="007A0F39"/>
    <w:rsid w:val="007A3121"/>
    <w:rsid w:val="007A3368"/>
    <w:rsid w:val="007A4373"/>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2C9C"/>
    <w:rsid w:val="008159B7"/>
    <w:rsid w:val="00815F43"/>
    <w:rsid w:val="00833181"/>
    <w:rsid w:val="008368D9"/>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5D8"/>
    <w:rsid w:val="00A7404D"/>
    <w:rsid w:val="00A75F86"/>
    <w:rsid w:val="00A76C69"/>
    <w:rsid w:val="00A81A0C"/>
    <w:rsid w:val="00A841DF"/>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D91"/>
    <w:rsid w:val="00B412DC"/>
    <w:rsid w:val="00B43A87"/>
    <w:rsid w:val="00B45E09"/>
    <w:rsid w:val="00B47905"/>
    <w:rsid w:val="00B51010"/>
    <w:rsid w:val="00B51C28"/>
    <w:rsid w:val="00B5271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26990"/>
    <w:rsid w:val="00D325A8"/>
    <w:rsid w:val="00D33507"/>
    <w:rsid w:val="00D343AC"/>
    <w:rsid w:val="00D34D90"/>
    <w:rsid w:val="00D43EEC"/>
    <w:rsid w:val="00D45977"/>
    <w:rsid w:val="00D50D58"/>
    <w:rsid w:val="00D55DF9"/>
    <w:rsid w:val="00D56E98"/>
    <w:rsid w:val="00D60621"/>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5432D"/>
    <w:rsid w:val="00E54519"/>
    <w:rsid w:val="00E56327"/>
    <w:rsid w:val="00E6099A"/>
    <w:rsid w:val="00E609E6"/>
    <w:rsid w:val="00E60A12"/>
    <w:rsid w:val="00E63885"/>
    <w:rsid w:val="00E64067"/>
    <w:rsid w:val="00E65701"/>
    <w:rsid w:val="00E7008B"/>
    <w:rsid w:val="00E736CD"/>
    <w:rsid w:val="00E8169E"/>
    <w:rsid w:val="00E8213B"/>
    <w:rsid w:val="00E827D2"/>
    <w:rsid w:val="00E84051"/>
    <w:rsid w:val="00E8623B"/>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E04F8"/>
    <w:rsid w:val="00EE2315"/>
    <w:rsid w:val="00EF3D43"/>
    <w:rsid w:val="00EF673B"/>
    <w:rsid w:val="00EF767A"/>
    <w:rsid w:val="00F00F8B"/>
    <w:rsid w:val="00F06D23"/>
    <w:rsid w:val="00F147E2"/>
    <w:rsid w:val="00F15383"/>
    <w:rsid w:val="00F163FA"/>
    <w:rsid w:val="00F206CD"/>
    <w:rsid w:val="00F21763"/>
    <w:rsid w:val="00F21D38"/>
    <w:rsid w:val="00F22CEB"/>
    <w:rsid w:val="00F231E0"/>
    <w:rsid w:val="00F25A51"/>
    <w:rsid w:val="00F30195"/>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5D97"/>
    <w:rsid w:val="00FB69F6"/>
    <w:rsid w:val="00FC084E"/>
    <w:rsid w:val="00FC76ED"/>
    <w:rsid w:val="00FD0BB4"/>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6198"/>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hisenpower.com/Blogs/top-15-best-inverter-companies-in-china" TargetMode="External"/><Relationship Id="rId50" Type="http://schemas.openxmlformats.org/officeDocument/2006/relationships/hyperlink" Target="https://www.bitdefender.com/blog/labs/60-hurts-per-second-how-we-got-access-to-enough-solar-power-to-run-the-united-states/" TargetMode="External"/><Relationship Id="rId55" Type="http://schemas.openxmlformats.org/officeDocument/2006/relationships/hyperlink" Target="https://arxiv.org/pdf/2205.111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vlpubs.nist.gov/nistpubs/ir/2024/NIST.IR.8498.ipd.pdf" TargetMode="External"/><Relationship Id="rId53" Type="http://schemas.openxmlformats.org/officeDocument/2006/relationships/hyperlink" Target="https://mazumder.lab.uic.edu/wpcontent/uploads/sites/504/2024/02/T_An_Overview_of_Cyber-Resilient_Smart_Inverters_Based_on_Practical_Attack_Models.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epower.com/tech-insights/defending-the-smart-grid-against-inverter-attack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nldigitallibrary.inl.gov/sites/STI/STI/Sort_90576.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lartechadvisor.com/inverter-communications/"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iemens-energy.com/global/en/home/company/cybersecurity/cert-servic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olar2power.pt/powering-up-risk-inverters-vulnerable-to-cybersecurity-threats-through-software/" TargetMode="Externa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cybersecuritycrc.org.au/sites/default/files/2023-11/3320_cscrc_powerout_art_web.pdf" TargetMode="External"/><Relationship Id="rId52" Type="http://schemas.openxmlformats.org/officeDocument/2006/relationships/hyperlink" Target="https://www.solarpowerworldonline.com/2019/04/cyberattacks-threaten-smart-inverters-but-scientists-have-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43</Pages>
  <Words>8574</Words>
  <Characters>48872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2</cp:revision>
  <dcterms:created xsi:type="dcterms:W3CDTF">2024-09-27T08:37:00Z</dcterms:created>
  <dcterms:modified xsi:type="dcterms:W3CDTF">2024-09-27T08:37:00Z</dcterms:modified>
</cp:coreProperties>
</file>