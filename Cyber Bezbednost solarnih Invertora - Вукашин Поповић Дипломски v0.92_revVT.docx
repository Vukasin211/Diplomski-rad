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A938E" w14:textId="77777777" w:rsidR="007F6FFA" w:rsidRPr="00480820" w:rsidRDefault="007F6FFA" w:rsidP="007F6FFA">
      <w:pPr>
        <w:pStyle w:val="BodyText"/>
        <w:rPr>
          <w:rFonts w:ascii="Times New Roman" w:hAnsi="Times New Roman" w:cs="Times New Roman"/>
          <w:sz w:val="20"/>
          <w:lang w:val="sr-Cyrl-RS"/>
        </w:rPr>
      </w:pPr>
      <w:r w:rsidRPr="00480820">
        <w:rPr>
          <w:position w:val="5"/>
          <w:sz w:val="20"/>
          <w:lang w:val="sr-Cyrl-RS"/>
        </w:rPr>
        <w:drawing>
          <wp:anchor distT="0" distB="0" distL="114300" distR="114300" simplePos="0" relativeHeight="251694080" behindDoc="0" locked="0" layoutInCell="1" allowOverlap="1" wp14:anchorId="7A58669A" wp14:editId="2C650F31">
            <wp:simplePos x="0" y="0"/>
            <wp:positionH relativeFrom="margin">
              <wp:posOffset>4656759</wp:posOffset>
            </wp:positionH>
            <wp:positionV relativeFrom="margin">
              <wp:posOffset>11430</wp:posOffset>
            </wp:positionV>
            <wp:extent cx="837565" cy="838200"/>
            <wp:effectExtent l="0" t="0" r="635" b="0"/>
            <wp:wrapSquare wrapText="bothSides"/>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7565" cy="838200"/>
                    </a:xfrm>
                    <a:prstGeom prst="rect">
                      <a:avLst/>
                    </a:prstGeom>
                  </pic:spPr>
                </pic:pic>
              </a:graphicData>
            </a:graphic>
          </wp:anchor>
        </w:drawing>
      </w:r>
      <w:r w:rsidRPr="00480820">
        <w:rPr>
          <w:sz w:val="20"/>
          <w:lang w:val="sr-Cyrl-RS"/>
        </w:rPr>
        <w:drawing>
          <wp:anchor distT="0" distB="0" distL="114300" distR="114300" simplePos="0" relativeHeight="251693056" behindDoc="0" locked="0" layoutInCell="1" allowOverlap="1" wp14:anchorId="3C049E59" wp14:editId="183B841E">
            <wp:simplePos x="0" y="0"/>
            <wp:positionH relativeFrom="margin">
              <wp:posOffset>477078</wp:posOffset>
            </wp:positionH>
            <wp:positionV relativeFrom="margin">
              <wp:posOffset>6350</wp:posOffset>
            </wp:positionV>
            <wp:extent cx="864203" cy="864203"/>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anchor>
        </w:drawing>
      </w:r>
    </w:p>
    <w:p w14:paraId="491B8128" w14:textId="77777777" w:rsidR="007F6FFA" w:rsidRPr="00480820" w:rsidRDefault="007F6FFA" w:rsidP="007F6FFA">
      <w:pPr>
        <w:pStyle w:val="TableParagraph"/>
        <w:spacing w:line="240" w:lineRule="auto"/>
        <w:ind w:left="216" w:right="193"/>
        <w:jc w:val="center"/>
        <w:rPr>
          <w:sz w:val="32"/>
          <w:lang w:val="sr-Cyrl-RS"/>
        </w:rPr>
      </w:pPr>
      <w:r w:rsidRPr="00480820">
        <w:rPr>
          <w:sz w:val="32"/>
          <w:lang w:val="sr-Cyrl-RS"/>
        </w:rPr>
        <w:t>УНИВЕРЗИТЕТ У НИШУ</w:t>
      </w:r>
    </w:p>
    <w:p w14:paraId="3F36BBD1"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sz w:val="32"/>
          <w:lang w:val="sr-Cyrl-RS"/>
        </w:rPr>
        <w:t>ЕЛЕКТРОНСКИ ФАКУЛТЕТ</w:t>
      </w:r>
    </w:p>
    <w:p w14:paraId="31D00410" w14:textId="77777777" w:rsidR="007F6FFA" w:rsidRPr="00480820" w:rsidRDefault="007F6FFA" w:rsidP="007F6FFA">
      <w:pPr>
        <w:pStyle w:val="BodyText"/>
        <w:rPr>
          <w:rFonts w:ascii="Times New Roman" w:hAnsi="Times New Roman" w:cs="Times New Roman"/>
          <w:sz w:val="20"/>
          <w:lang w:val="sr-Cyrl-RS"/>
        </w:rPr>
      </w:pPr>
    </w:p>
    <w:p w14:paraId="1438AA10" w14:textId="77777777" w:rsidR="007F6FFA" w:rsidRPr="00480820" w:rsidRDefault="007F6FFA" w:rsidP="007F6FFA">
      <w:pPr>
        <w:pStyle w:val="BodyText"/>
        <w:rPr>
          <w:rFonts w:ascii="Times New Roman" w:hAnsi="Times New Roman" w:cs="Times New Roman"/>
          <w:sz w:val="20"/>
          <w:lang w:val="sr-Cyrl-RS"/>
        </w:rPr>
      </w:pPr>
    </w:p>
    <w:p w14:paraId="5CE0EFE4" w14:textId="77777777" w:rsidR="007F6FFA" w:rsidRPr="00480820" w:rsidRDefault="007F6FFA" w:rsidP="007F6FFA">
      <w:pPr>
        <w:pStyle w:val="BodyText"/>
        <w:rPr>
          <w:rFonts w:ascii="Times New Roman" w:hAnsi="Times New Roman" w:cs="Times New Roman"/>
          <w:sz w:val="20"/>
          <w:lang w:val="sr-Cyrl-RS"/>
        </w:rPr>
      </w:pPr>
    </w:p>
    <w:p w14:paraId="3C5FF3FE" w14:textId="77777777" w:rsidR="007F6FFA" w:rsidRPr="00480820" w:rsidRDefault="007F6FFA" w:rsidP="007F6FFA">
      <w:pPr>
        <w:pStyle w:val="BodyText"/>
        <w:spacing w:before="7"/>
        <w:rPr>
          <w:rFonts w:ascii="Times New Roman" w:hAnsi="Times New Roman" w:cs="Times New Roman"/>
          <w:sz w:val="19"/>
          <w:lang w:val="sr-Cyrl-RS"/>
        </w:rPr>
      </w:pPr>
    </w:p>
    <w:p w14:paraId="48201BE8" w14:textId="77777777" w:rsidR="007F6FFA" w:rsidRPr="00480820" w:rsidRDefault="007F6FFA" w:rsidP="007F6FFA">
      <w:pPr>
        <w:pStyle w:val="BodyText"/>
        <w:spacing w:before="7"/>
        <w:rPr>
          <w:rFonts w:ascii="Times New Roman" w:hAnsi="Times New Roman" w:cs="Times New Roman"/>
          <w:sz w:val="19"/>
          <w:lang w:val="sr-Cyrl-RS"/>
        </w:rPr>
      </w:pPr>
    </w:p>
    <w:p w14:paraId="12DB7BCF" w14:textId="77777777" w:rsidR="007F6FFA" w:rsidRPr="00480820" w:rsidRDefault="007F6FFA" w:rsidP="007F6FFA">
      <w:pPr>
        <w:pStyle w:val="BodyText"/>
        <w:spacing w:before="7"/>
        <w:rPr>
          <w:rFonts w:ascii="Times New Roman" w:hAnsi="Times New Roman" w:cs="Times New Roman"/>
          <w:sz w:val="19"/>
          <w:lang w:val="sr-Cyrl-RS"/>
        </w:rPr>
      </w:pPr>
    </w:p>
    <w:p w14:paraId="09297697" w14:textId="77777777" w:rsidR="007F6FFA" w:rsidRPr="00480820" w:rsidRDefault="007F6FFA" w:rsidP="007F6FFA">
      <w:pPr>
        <w:pStyle w:val="BodyText"/>
        <w:spacing w:before="7"/>
        <w:rPr>
          <w:rFonts w:ascii="Times New Roman" w:hAnsi="Times New Roman" w:cs="Times New Roman"/>
          <w:sz w:val="19"/>
          <w:lang w:val="sr-Cyrl-RS"/>
        </w:rPr>
      </w:pPr>
    </w:p>
    <w:p w14:paraId="16B72FC9" w14:textId="77777777" w:rsidR="007F6FFA" w:rsidRPr="00480820" w:rsidRDefault="007F6FFA" w:rsidP="007F6FFA">
      <w:pPr>
        <w:pStyle w:val="BodyText"/>
        <w:spacing w:before="7"/>
        <w:rPr>
          <w:rFonts w:ascii="Times New Roman" w:hAnsi="Times New Roman" w:cs="Times New Roman"/>
          <w:sz w:val="19"/>
          <w:lang w:val="sr-Cyrl-RS"/>
        </w:rPr>
      </w:pPr>
    </w:p>
    <w:p w14:paraId="0CB0FCF4" w14:textId="77777777" w:rsidR="007F6FFA" w:rsidRPr="00480820" w:rsidRDefault="007F6FFA" w:rsidP="007F6FFA">
      <w:pPr>
        <w:spacing w:before="86"/>
        <w:ind w:right="198"/>
        <w:jc w:val="center"/>
        <w:rPr>
          <w:b/>
          <w:sz w:val="32"/>
          <w:lang w:val="sr-Cyrl-RS"/>
        </w:rPr>
      </w:pPr>
      <w:r w:rsidRPr="00480820">
        <w:rPr>
          <w:b/>
          <w:sz w:val="32"/>
          <w:lang w:val="sr-Cyrl-RS"/>
        </w:rPr>
        <w:t>Сајбер безбедност соларних инвертера</w:t>
      </w:r>
    </w:p>
    <w:p w14:paraId="7CE4C253" w14:textId="77777777" w:rsidR="007F6FFA" w:rsidRPr="00480820" w:rsidRDefault="007F6FFA" w:rsidP="007F6FFA">
      <w:pPr>
        <w:pStyle w:val="BodyText"/>
        <w:rPr>
          <w:rFonts w:ascii="Times New Roman" w:hAnsi="Times New Roman" w:cs="Times New Roman"/>
          <w:lang w:val="sr-Cyrl-RS"/>
        </w:rPr>
      </w:pPr>
    </w:p>
    <w:p w14:paraId="6EFFF85D" w14:textId="77777777" w:rsidR="007F6FFA" w:rsidRPr="00480820" w:rsidRDefault="007F6FFA" w:rsidP="007F6FFA">
      <w:pPr>
        <w:pStyle w:val="BodyText"/>
        <w:jc w:val="center"/>
        <w:rPr>
          <w:rFonts w:ascii="Times New Roman" w:hAnsi="Times New Roman" w:cs="Times New Roman"/>
          <w:lang w:val="sr-Cyrl-RS"/>
        </w:rPr>
      </w:pPr>
    </w:p>
    <w:p w14:paraId="6CE7FEB2" w14:textId="77777777" w:rsidR="007F6FFA" w:rsidRPr="00480820" w:rsidRDefault="007F6FFA" w:rsidP="00260020">
      <w:pPr>
        <w:pStyle w:val="BodyText"/>
        <w:jc w:val="center"/>
        <w:rPr>
          <w:rFonts w:ascii="Times New Roman" w:hAnsi="Times New Roman" w:cs="Times New Roman"/>
          <w:lang w:val="sr-Cyrl-RS"/>
        </w:rPr>
      </w:pPr>
      <w:r w:rsidRPr="00480820">
        <w:rPr>
          <w:rFonts w:ascii="Times New Roman" w:hAnsi="Times New Roman" w:cs="Times New Roman"/>
          <w:lang w:val="sr-Cyrl-RS"/>
        </w:rPr>
        <w:t>Дипломски рад</w:t>
      </w:r>
    </w:p>
    <w:p w14:paraId="1B22D6B2" w14:textId="77777777" w:rsidR="007F6FFA" w:rsidRPr="00480820" w:rsidRDefault="007F6FFA" w:rsidP="00260020">
      <w:pPr>
        <w:pStyle w:val="BodyText"/>
        <w:jc w:val="center"/>
        <w:rPr>
          <w:rFonts w:ascii="Times New Roman" w:hAnsi="Times New Roman" w:cs="Times New Roman"/>
          <w:lang w:val="sr-Cyrl-RS"/>
        </w:rPr>
      </w:pPr>
      <w:bookmarkStart w:id="0" w:name="_Hlk173665648"/>
      <w:r w:rsidRPr="00480820">
        <w:rPr>
          <w:rFonts w:ascii="Times New Roman" w:hAnsi="Times New Roman" w:cs="Times New Roman"/>
          <w:lang w:val="sr-Cyrl-RS"/>
        </w:rPr>
        <w:t xml:space="preserve">Студијски </w:t>
      </w:r>
      <w:proofErr w:type="spellStart"/>
      <w:r w:rsidRPr="00480820">
        <w:rPr>
          <w:rFonts w:ascii="Times New Roman" w:hAnsi="Times New Roman" w:cs="Times New Roman"/>
          <w:lang w:val="sr-Cyrl-RS"/>
        </w:rPr>
        <w:t>програ</w:t>
      </w:r>
      <w:proofErr w:type="spellEnd"/>
      <w:r w:rsidRPr="00480820">
        <w:rPr>
          <w:rFonts w:ascii="Times New Roman" w:hAnsi="Times New Roman" w:cs="Times New Roman"/>
          <w:lang w:val="sr-Cyrl-RS"/>
        </w:rPr>
        <w:t>: Електротехника и рачунарство</w:t>
      </w:r>
    </w:p>
    <w:bookmarkEnd w:id="0"/>
    <w:p w14:paraId="22933106" w14:textId="77777777" w:rsidR="007F6FFA" w:rsidRPr="00480820" w:rsidRDefault="007F6FFA" w:rsidP="007F6FFA">
      <w:pPr>
        <w:pStyle w:val="BodyText"/>
        <w:jc w:val="center"/>
        <w:rPr>
          <w:rFonts w:ascii="Times New Roman" w:hAnsi="Times New Roman" w:cs="Times New Roman"/>
          <w:sz w:val="20"/>
          <w:lang w:val="sr-Cyrl-RS"/>
        </w:rPr>
      </w:pPr>
      <w:r w:rsidRPr="00480820">
        <w:rPr>
          <w:rFonts w:ascii="Times New Roman" w:hAnsi="Times New Roman" w:cs="Times New Roman"/>
          <w:lang w:val="sr-Cyrl-RS"/>
        </w:rPr>
        <w:t>Модул рачунарство и информатика</w:t>
      </w:r>
    </w:p>
    <w:p w14:paraId="03CC7C2A" w14:textId="77777777" w:rsidR="007F6FFA" w:rsidRPr="00480820" w:rsidRDefault="007F6FFA" w:rsidP="007F6FFA">
      <w:pPr>
        <w:pStyle w:val="BodyText"/>
        <w:rPr>
          <w:rFonts w:ascii="Times New Roman" w:hAnsi="Times New Roman" w:cs="Times New Roman"/>
          <w:sz w:val="20"/>
          <w:lang w:val="sr-Cyrl-RS"/>
        </w:rPr>
      </w:pPr>
    </w:p>
    <w:p w14:paraId="56C40796" w14:textId="77777777" w:rsidR="007F6FFA" w:rsidRPr="00480820" w:rsidRDefault="007F6FFA" w:rsidP="007F6FFA">
      <w:pPr>
        <w:pStyle w:val="BodyText"/>
        <w:rPr>
          <w:rFonts w:ascii="Times New Roman" w:hAnsi="Times New Roman" w:cs="Times New Roman"/>
          <w:sz w:val="20"/>
          <w:lang w:val="sr-Cyrl-RS"/>
        </w:rPr>
      </w:pPr>
    </w:p>
    <w:p w14:paraId="3963E567" w14:textId="77777777" w:rsidR="007F6FFA" w:rsidRPr="00480820" w:rsidRDefault="007F6FFA" w:rsidP="007F6FFA">
      <w:pPr>
        <w:pStyle w:val="BodyText"/>
        <w:rPr>
          <w:rFonts w:ascii="Times New Roman" w:hAnsi="Times New Roman" w:cs="Times New Roman"/>
          <w:sz w:val="20"/>
          <w:lang w:val="sr-Cyrl-RS"/>
        </w:rPr>
      </w:pPr>
    </w:p>
    <w:p w14:paraId="48646713" w14:textId="77777777" w:rsidR="007F6FFA" w:rsidRPr="00480820" w:rsidRDefault="007F6FFA" w:rsidP="007F6FFA">
      <w:pPr>
        <w:pStyle w:val="BodyText"/>
        <w:rPr>
          <w:rFonts w:ascii="Times New Roman" w:hAnsi="Times New Roman" w:cs="Times New Roman"/>
          <w:sz w:val="20"/>
          <w:lang w:val="sr-Cyrl-RS"/>
        </w:rPr>
      </w:pPr>
    </w:p>
    <w:p w14:paraId="4ED328C1" w14:textId="77777777" w:rsidR="007F6FFA" w:rsidRPr="00480820" w:rsidRDefault="007F6FFA" w:rsidP="007F6FFA">
      <w:pPr>
        <w:pStyle w:val="BodyText"/>
        <w:spacing w:before="11"/>
        <w:rPr>
          <w:rFonts w:ascii="Times New Roman" w:hAnsi="Times New Roman" w:cs="Times New Roman"/>
          <w:sz w:val="20"/>
          <w:lang w:val="sr-Cyrl-RS"/>
        </w:rPr>
      </w:pPr>
    </w:p>
    <w:p w14:paraId="15CF60B0" w14:textId="77777777" w:rsidR="007F6FFA" w:rsidRPr="00480820" w:rsidRDefault="007F6FFA" w:rsidP="007F6FFA">
      <w:pPr>
        <w:pStyle w:val="BodyText"/>
        <w:spacing w:before="11"/>
        <w:rPr>
          <w:rFonts w:ascii="Times New Roman" w:hAnsi="Times New Roman" w:cs="Times New Roman"/>
          <w:sz w:val="20"/>
          <w:lang w:val="sr-Cyrl-RS"/>
        </w:rPr>
      </w:pPr>
    </w:p>
    <w:p w14:paraId="4FBCFAFB" w14:textId="77777777" w:rsidR="007F6FFA" w:rsidRPr="00480820" w:rsidRDefault="007F6FFA" w:rsidP="007F6FFA">
      <w:pPr>
        <w:pStyle w:val="BodyText"/>
        <w:spacing w:before="11"/>
        <w:rPr>
          <w:rFonts w:ascii="Times New Roman" w:hAnsi="Times New Roman" w:cs="Times New Roman"/>
          <w:sz w:val="20"/>
          <w:lang w:val="sr-Cyrl-RS"/>
        </w:rPr>
      </w:pPr>
    </w:p>
    <w:p w14:paraId="1FF54E1F" w14:textId="77777777" w:rsidR="007F6FFA" w:rsidRPr="00480820" w:rsidRDefault="007F6FFA" w:rsidP="007F6FFA">
      <w:pPr>
        <w:pStyle w:val="BodyText"/>
        <w:spacing w:before="11"/>
        <w:rPr>
          <w:rFonts w:ascii="Times New Roman" w:hAnsi="Times New Roman" w:cs="Times New Roman"/>
          <w:sz w:val="20"/>
          <w:lang w:val="sr-Cyrl-RS"/>
        </w:rPr>
      </w:pPr>
    </w:p>
    <w:p w14:paraId="20C2B40F" w14:textId="77777777" w:rsidR="007F6FFA" w:rsidRPr="00480820" w:rsidRDefault="007F6FFA" w:rsidP="007F6FFA">
      <w:pPr>
        <w:pStyle w:val="BodyText"/>
        <w:spacing w:before="11"/>
        <w:rPr>
          <w:rFonts w:ascii="Times New Roman" w:hAnsi="Times New Roman" w:cs="Times New Roman"/>
          <w:sz w:val="20"/>
          <w:lang w:val="sr-Cyrl-RS"/>
        </w:rPr>
      </w:pPr>
    </w:p>
    <w:p w14:paraId="68827126" w14:textId="77777777" w:rsidR="007F6FFA" w:rsidRPr="00480820" w:rsidRDefault="007F6FFA" w:rsidP="007F6FFA">
      <w:pPr>
        <w:pStyle w:val="BodyText"/>
        <w:spacing w:before="11"/>
        <w:rPr>
          <w:rFonts w:ascii="Times New Roman" w:hAnsi="Times New Roman" w:cs="Times New Roman"/>
          <w:sz w:val="20"/>
          <w:lang w:val="sr-Cyrl-RS"/>
        </w:rPr>
      </w:pPr>
    </w:p>
    <w:p w14:paraId="6F3BA681" w14:textId="77777777" w:rsidR="007F6FFA" w:rsidRPr="00480820" w:rsidRDefault="007F6FFA" w:rsidP="007F6FFA">
      <w:pPr>
        <w:pStyle w:val="BodyText"/>
        <w:spacing w:before="11"/>
        <w:rPr>
          <w:rFonts w:ascii="Times New Roman" w:hAnsi="Times New Roman" w:cs="Times New Roman"/>
          <w:sz w:val="20"/>
          <w:lang w:val="sr-Cyrl-RS"/>
        </w:rPr>
      </w:pPr>
    </w:p>
    <w:p w14:paraId="5E6F8BB0" w14:textId="77777777" w:rsidR="007F6FFA" w:rsidRPr="00480820" w:rsidRDefault="007F6FFA" w:rsidP="007F6FFA">
      <w:pPr>
        <w:pStyle w:val="BodyText"/>
        <w:spacing w:before="11"/>
        <w:rPr>
          <w:rFonts w:ascii="Times New Roman" w:hAnsi="Times New Roman" w:cs="Times New Roman"/>
          <w:sz w:val="20"/>
          <w:lang w:val="sr-Cyrl-RS"/>
        </w:rPr>
      </w:pPr>
    </w:p>
    <w:p w14:paraId="784EBD45" w14:textId="77777777" w:rsidR="007F6FFA" w:rsidRPr="00480820" w:rsidRDefault="007F6FFA" w:rsidP="007F6FFA">
      <w:pPr>
        <w:pStyle w:val="BodyText"/>
        <w:spacing w:before="11"/>
        <w:rPr>
          <w:rFonts w:ascii="Times New Roman" w:hAnsi="Times New Roman" w:cs="Times New Roman"/>
          <w:sz w:val="20"/>
          <w:lang w:val="sr-Cyrl-RS"/>
        </w:rPr>
      </w:pPr>
    </w:p>
    <w:tbl>
      <w:tblPr>
        <w:tblW w:w="0" w:type="auto"/>
        <w:jc w:val="center"/>
        <w:tblLayout w:type="fixed"/>
        <w:tblCellMar>
          <w:left w:w="0" w:type="dxa"/>
          <w:right w:w="0" w:type="dxa"/>
        </w:tblCellMar>
        <w:tblLook w:val="01E0" w:firstRow="1" w:lastRow="1" w:firstColumn="1" w:lastColumn="1" w:noHBand="0" w:noVBand="0"/>
      </w:tblPr>
      <w:tblGrid>
        <w:gridCol w:w="4225"/>
        <w:gridCol w:w="4065"/>
      </w:tblGrid>
      <w:tr w:rsidR="007F6FFA" w:rsidRPr="00480820" w14:paraId="15FFDB79" w14:textId="77777777" w:rsidTr="00260020">
        <w:trPr>
          <w:trHeight w:val="487"/>
          <w:jc w:val="center"/>
        </w:trPr>
        <w:tc>
          <w:tcPr>
            <w:tcW w:w="4225" w:type="dxa"/>
          </w:tcPr>
          <w:p w14:paraId="7FBFF434" w14:textId="77777777" w:rsidR="007F6FFA" w:rsidRPr="00480820" w:rsidRDefault="007F6FFA" w:rsidP="004517ED">
            <w:pPr>
              <w:pStyle w:val="TableParagraph"/>
              <w:spacing w:line="266" w:lineRule="exact"/>
              <w:ind w:left="182" w:right="582"/>
              <w:jc w:val="center"/>
              <w:rPr>
                <w:sz w:val="24"/>
                <w:lang w:val="sr-Cyrl-RS"/>
              </w:rPr>
            </w:pPr>
            <w:r w:rsidRPr="00480820">
              <w:rPr>
                <w:sz w:val="24"/>
                <w:lang w:val="sr-Cyrl-RS"/>
              </w:rPr>
              <w:t>Студент:</w:t>
            </w:r>
          </w:p>
        </w:tc>
        <w:tc>
          <w:tcPr>
            <w:tcW w:w="4065" w:type="dxa"/>
          </w:tcPr>
          <w:p w14:paraId="02085DB7" w14:textId="77777777" w:rsidR="007F6FFA" w:rsidRPr="00480820" w:rsidRDefault="007F6FFA" w:rsidP="004517ED">
            <w:pPr>
              <w:pStyle w:val="TableParagraph"/>
              <w:spacing w:line="266" w:lineRule="exact"/>
              <w:ind w:left="585" w:right="182"/>
              <w:jc w:val="center"/>
              <w:rPr>
                <w:sz w:val="24"/>
                <w:lang w:val="sr-Cyrl-RS"/>
              </w:rPr>
            </w:pPr>
            <w:r w:rsidRPr="00480820">
              <w:rPr>
                <w:sz w:val="24"/>
                <w:lang w:val="sr-Cyrl-RS"/>
              </w:rPr>
              <w:t>Ментор:</w:t>
            </w:r>
          </w:p>
        </w:tc>
      </w:tr>
      <w:tr w:rsidR="007F6FFA" w:rsidRPr="00480820" w14:paraId="61E5442F" w14:textId="77777777" w:rsidTr="00260020">
        <w:trPr>
          <w:trHeight w:val="487"/>
          <w:jc w:val="center"/>
        </w:trPr>
        <w:tc>
          <w:tcPr>
            <w:tcW w:w="4225" w:type="dxa"/>
          </w:tcPr>
          <w:p w14:paraId="139367F6" w14:textId="77777777" w:rsidR="007F6FFA" w:rsidRPr="00480820" w:rsidRDefault="007F6FFA" w:rsidP="004517ED">
            <w:pPr>
              <w:pStyle w:val="TableParagraph"/>
              <w:spacing w:before="133"/>
              <w:ind w:left="182" w:right="583"/>
              <w:jc w:val="center"/>
              <w:rPr>
                <w:sz w:val="24"/>
                <w:lang w:val="sr-Cyrl-RS"/>
              </w:rPr>
            </w:pPr>
            <w:r w:rsidRPr="00480820">
              <w:rPr>
                <w:sz w:val="24"/>
                <w:lang w:val="sr-Cyrl-RS"/>
              </w:rPr>
              <w:t>Вукашин Поповић,</w:t>
            </w:r>
            <w:r w:rsidRPr="00480820">
              <w:rPr>
                <w:spacing w:val="-1"/>
                <w:sz w:val="24"/>
                <w:lang w:val="sr-Cyrl-RS"/>
              </w:rPr>
              <w:t xml:space="preserve"> </w:t>
            </w:r>
            <w:r w:rsidRPr="00480820">
              <w:rPr>
                <w:sz w:val="24"/>
                <w:lang w:val="sr-Cyrl-RS"/>
              </w:rPr>
              <w:t xml:space="preserve">бр. </w:t>
            </w:r>
            <w:proofErr w:type="spellStart"/>
            <w:r w:rsidRPr="00480820">
              <w:rPr>
                <w:sz w:val="24"/>
                <w:lang w:val="sr-Cyrl-RS"/>
              </w:rPr>
              <w:t>инд</w:t>
            </w:r>
            <w:proofErr w:type="spellEnd"/>
            <w:r w:rsidRPr="00480820">
              <w:rPr>
                <w:sz w:val="24"/>
                <w:lang w:val="sr-Cyrl-RS"/>
              </w:rPr>
              <w:t>.</w:t>
            </w:r>
            <w:r w:rsidRPr="00480820">
              <w:rPr>
                <w:spacing w:val="1"/>
                <w:sz w:val="24"/>
                <w:lang w:val="sr-Cyrl-RS"/>
              </w:rPr>
              <w:t xml:space="preserve"> </w:t>
            </w:r>
            <w:r w:rsidRPr="00480820">
              <w:rPr>
                <w:sz w:val="24"/>
                <w:lang w:val="sr-Cyrl-RS"/>
              </w:rPr>
              <w:t>17359</w:t>
            </w:r>
          </w:p>
        </w:tc>
        <w:tc>
          <w:tcPr>
            <w:tcW w:w="4065" w:type="dxa"/>
          </w:tcPr>
          <w:p w14:paraId="1907F8EC" w14:textId="41354B9B" w:rsidR="007F6FFA" w:rsidRPr="00480820" w:rsidRDefault="007F6FFA" w:rsidP="004517ED">
            <w:pPr>
              <w:pStyle w:val="TableParagraph"/>
              <w:spacing w:before="133"/>
              <w:ind w:right="183"/>
              <w:rPr>
                <w:sz w:val="24"/>
                <w:lang w:val="sr-Cyrl-RS"/>
              </w:rPr>
            </w:pPr>
            <w:r w:rsidRPr="00480820">
              <w:rPr>
                <w:sz w:val="24"/>
                <w:lang w:val="sr-Cyrl-RS"/>
              </w:rPr>
              <w:t xml:space="preserve">   </w:t>
            </w:r>
            <w:r w:rsidR="00260020" w:rsidRPr="00480820">
              <w:rPr>
                <w:sz w:val="24"/>
                <w:lang w:val="sr-Cyrl-RS"/>
              </w:rPr>
              <w:t xml:space="preserve">     </w:t>
            </w:r>
            <w:r w:rsidRPr="00480820">
              <w:rPr>
                <w:sz w:val="24"/>
                <w:lang w:val="sr-Cyrl-RS"/>
              </w:rPr>
              <w:t xml:space="preserve"> </w:t>
            </w:r>
            <w:r w:rsidR="00604C56" w:rsidRPr="00480820">
              <w:rPr>
                <w:sz w:val="24"/>
                <w:lang w:val="sr-Cyrl-RS"/>
              </w:rPr>
              <w:t xml:space="preserve"> </w:t>
            </w:r>
            <w:r w:rsidRPr="00480820">
              <w:rPr>
                <w:sz w:val="24"/>
                <w:lang w:val="sr-Cyrl-RS"/>
              </w:rPr>
              <w:t xml:space="preserve">Проф. др Леонид </w:t>
            </w:r>
            <w:proofErr w:type="spellStart"/>
            <w:r w:rsidRPr="00480820">
              <w:rPr>
                <w:sz w:val="24"/>
                <w:lang w:val="sr-Cyrl-RS"/>
              </w:rPr>
              <w:t>Стоименов</w:t>
            </w:r>
            <w:proofErr w:type="spellEnd"/>
          </w:p>
        </w:tc>
      </w:tr>
    </w:tbl>
    <w:p w14:paraId="33759FBC" w14:textId="77777777" w:rsidR="007F6FFA" w:rsidRPr="00480820" w:rsidRDefault="007F6FFA" w:rsidP="007F6FFA">
      <w:pPr>
        <w:pStyle w:val="BodyText"/>
        <w:jc w:val="center"/>
        <w:rPr>
          <w:rFonts w:ascii="Times New Roman" w:hAnsi="Times New Roman" w:cs="Times New Roman"/>
          <w:sz w:val="20"/>
          <w:lang w:val="sr-Cyrl-RS"/>
        </w:rPr>
      </w:pPr>
    </w:p>
    <w:p w14:paraId="427DAEE9" w14:textId="77777777" w:rsidR="007F6FFA" w:rsidRPr="00480820" w:rsidRDefault="007F6FFA" w:rsidP="007F6FFA">
      <w:pPr>
        <w:pStyle w:val="BodyText"/>
        <w:spacing w:before="2"/>
        <w:rPr>
          <w:rFonts w:ascii="Times New Roman" w:hAnsi="Times New Roman" w:cs="Times New Roman"/>
          <w:sz w:val="16"/>
          <w:lang w:val="sr-Cyrl-RS"/>
        </w:rPr>
      </w:pPr>
    </w:p>
    <w:p w14:paraId="6AAC02A6" w14:textId="77777777" w:rsidR="007F6FFA" w:rsidRPr="00480820" w:rsidRDefault="007F6FFA" w:rsidP="007F6FFA">
      <w:pPr>
        <w:pStyle w:val="BodyText"/>
        <w:spacing w:before="2"/>
        <w:rPr>
          <w:rFonts w:ascii="Times New Roman" w:hAnsi="Times New Roman" w:cs="Times New Roman"/>
          <w:sz w:val="16"/>
          <w:lang w:val="sr-Cyrl-RS"/>
        </w:rPr>
      </w:pPr>
    </w:p>
    <w:p w14:paraId="63EE8A9F" w14:textId="77777777" w:rsidR="007F6FFA" w:rsidRPr="00480820" w:rsidRDefault="007F6FFA" w:rsidP="007F6FFA">
      <w:pPr>
        <w:pStyle w:val="BodyText"/>
        <w:spacing w:before="2"/>
        <w:rPr>
          <w:rFonts w:ascii="Times New Roman" w:hAnsi="Times New Roman" w:cs="Times New Roman"/>
          <w:sz w:val="16"/>
          <w:lang w:val="sr-Cyrl-RS"/>
        </w:rPr>
      </w:pPr>
    </w:p>
    <w:p w14:paraId="5148DA51" w14:textId="77777777" w:rsidR="007F6FFA" w:rsidRPr="00480820" w:rsidRDefault="007F6FFA" w:rsidP="007F6FFA">
      <w:pPr>
        <w:pStyle w:val="BodyText"/>
        <w:spacing w:before="2"/>
        <w:rPr>
          <w:rFonts w:ascii="Times New Roman" w:hAnsi="Times New Roman" w:cs="Times New Roman"/>
          <w:sz w:val="16"/>
          <w:lang w:val="sr-Cyrl-RS"/>
        </w:rPr>
      </w:pPr>
    </w:p>
    <w:p w14:paraId="72EC261F" w14:textId="77777777" w:rsidR="007F6FFA" w:rsidRPr="00480820" w:rsidRDefault="007F6FFA" w:rsidP="007F6FFA">
      <w:pPr>
        <w:pStyle w:val="BodyText"/>
        <w:spacing w:before="90"/>
        <w:ind w:right="192"/>
        <w:jc w:val="center"/>
        <w:rPr>
          <w:rFonts w:ascii="Times New Roman" w:hAnsi="Times New Roman" w:cs="Times New Roman"/>
          <w:lang w:val="sr-Cyrl-RS"/>
        </w:rPr>
      </w:pPr>
      <w:r w:rsidRPr="00480820">
        <w:rPr>
          <w:rFonts w:ascii="Times New Roman" w:hAnsi="Times New Roman" w:cs="Times New Roman"/>
          <w:lang w:val="sr-Cyrl-RS"/>
        </w:rPr>
        <w:t>Ниш,</w:t>
      </w:r>
      <w:r w:rsidRPr="00480820">
        <w:rPr>
          <w:rFonts w:ascii="Times New Roman" w:hAnsi="Times New Roman" w:cs="Times New Roman"/>
          <w:spacing w:val="-2"/>
          <w:lang w:val="sr-Cyrl-RS"/>
        </w:rPr>
        <w:t xml:space="preserve"> јул </w:t>
      </w:r>
      <w:r w:rsidRPr="00480820">
        <w:rPr>
          <w:rFonts w:ascii="Times New Roman" w:hAnsi="Times New Roman" w:cs="Times New Roman"/>
          <w:lang w:val="sr-Cyrl-RS"/>
        </w:rPr>
        <w:t>2024.</w:t>
      </w:r>
      <w:r w:rsidRPr="00480820">
        <w:rPr>
          <w:rFonts w:ascii="Times New Roman" w:hAnsi="Times New Roman" w:cs="Times New Roman"/>
          <w:spacing w:val="-2"/>
          <w:lang w:val="sr-Cyrl-RS"/>
        </w:rPr>
        <w:t xml:space="preserve"> </w:t>
      </w:r>
      <w:r w:rsidRPr="00480820">
        <w:rPr>
          <w:rFonts w:ascii="Times New Roman" w:hAnsi="Times New Roman" w:cs="Times New Roman"/>
          <w:lang w:val="sr-Cyrl-RS"/>
        </w:rPr>
        <w:t>година</w:t>
      </w:r>
    </w:p>
    <w:p w14:paraId="687F6527" w14:textId="77777777" w:rsidR="007F6FFA" w:rsidRPr="00480820" w:rsidRDefault="007F6FFA" w:rsidP="007F6FFA">
      <w:pPr>
        <w:pStyle w:val="BodyText"/>
        <w:spacing w:before="90"/>
        <w:ind w:right="192"/>
        <w:jc w:val="center"/>
        <w:rPr>
          <w:rFonts w:ascii="Times New Roman" w:hAnsi="Times New Roman" w:cs="Times New Roman"/>
          <w:lang w:val="sr-Cyrl-RS"/>
        </w:rPr>
      </w:pPr>
    </w:p>
    <w:p w14:paraId="1C80D6BE" w14:textId="77777777" w:rsidR="00CB5A59" w:rsidRPr="00480820" w:rsidRDefault="00CB5A59" w:rsidP="00A50507">
      <w:pPr>
        <w:pStyle w:val="BodyText"/>
        <w:spacing w:before="90"/>
        <w:ind w:right="192"/>
        <w:jc w:val="center"/>
        <w:rPr>
          <w:rFonts w:ascii="Times New Roman" w:hAnsi="Times New Roman" w:cs="Times New Roman"/>
          <w:lang w:val="sr-Cyrl-RS"/>
        </w:rPr>
      </w:pPr>
    </w:p>
    <w:p w14:paraId="3118A263" w14:textId="641EEC97" w:rsidR="00C32C72" w:rsidRPr="00480820" w:rsidRDefault="00C32C72" w:rsidP="00C32C72">
      <w:pPr>
        <w:spacing w:before="69"/>
        <w:ind w:left="198" w:right="6861"/>
        <w:rPr>
          <w:sz w:val="32"/>
          <w:lang w:val="sr-Cyrl-RS"/>
        </w:rPr>
      </w:pPr>
      <w:proofErr w:type="spellStart"/>
      <w:r w:rsidRPr="00480820">
        <w:rPr>
          <w:sz w:val="32"/>
          <w:lang w:val="sr-Cyrl-RS"/>
        </w:rPr>
        <w:lastRenderedPageBreak/>
        <w:t>Univerzitet</w:t>
      </w:r>
      <w:proofErr w:type="spellEnd"/>
      <w:r w:rsidRPr="00480820">
        <w:rPr>
          <w:sz w:val="32"/>
          <w:lang w:val="sr-Cyrl-RS"/>
        </w:rPr>
        <w:t xml:space="preserve"> u </w:t>
      </w:r>
      <w:proofErr w:type="spellStart"/>
      <w:r w:rsidRPr="00480820">
        <w:rPr>
          <w:sz w:val="32"/>
          <w:lang w:val="sr-Cyrl-RS"/>
        </w:rPr>
        <w:t>Nišu</w:t>
      </w:r>
      <w:proofErr w:type="spellEnd"/>
      <w:r w:rsidRPr="00480820">
        <w:rPr>
          <w:spacing w:val="1"/>
          <w:sz w:val="32"/>
          <w:lang w:val="sr-Cyrl-RS"/>
        </w:rPr>
        <w:t xml:space="preserve"> </w:t>
      </w:r>
      <w:proofErr w:type="spellStart"/>
      <w:r w:rsidRPr="00480820">
        <w:rPr>
          <w:sz w:val="32"/>
          <w:lang w:val="sr-Cyrl-RS"/>
        </w:rPr>
        <w:t>Elektronski</w:t>
      </w:r>
      <w:proofErr w:type="spellEnd"/>
      <w:r w:rsidRPr="00480820">
        <w:rPr>
          <w:spacing w:val="-14"/>
          <w:sz w:val="32"/>
          <w:lang w:val="sr-Cyrl-RS"/>
        </w:rPr>
        <w:t xml:space="preserve"> </w:t>
      </w:r>
      <w:proofErr w:type="spellStart"/>
      <w:r w:rsidRPr="00480820">
        <w:rPr>
          <w:sz w:val="32"/>
          <w:lang w:val="sr-Cyrl-RS"/>
        </w:rPr>
        <w:t>Fakultet</w:t>
      </w:r>
      <w:proofErr w:type="spellEnd"/>
    </w:p>
    <w:p w14:paraId="6BCD65DE" w14:textId="77777777" w:rsidR="00DD461B" w:rsidRPr="00480820" w:rsidRDefault="00DD461B" w:rsidP="00C32C72">
      <w:pPr>
        <w:spacing w:before="69"/>
        <w:ind w:left="198" w:right="6861"/>
        <w:rPr>
          <w:sz w:val="32"/>
          <w:lang w:val="sr-Cyrl-RS"/>
        </w:rPr>
      </w:pPr>
    </w:p>
    <w:p w14:paraId="191A896F" w14:textId="219C5FDE" w:rsidR="00C32C72" w:rsidRPr="00480820" w:rsidRDefault="00BC341D" w:rsidP="00C32C72">
      <w:pPr>
        <w:pStyle w:val="Heading4"/>
        <w:rPr>
          <w:lang w:val="sr-Cyrl-RS"/>
        </w:rPr>
      </w:pPr>
      <w:r w:rsidRPr="00480820">
        <w:rPr>
          <w:lang w:val="sr-Cyrl-RS"/>
        </w:rPr>
        <w:t xml:space="preserve">Сајбер </w:t>
      </w:r>
      <w:proofErr w:type="spellStart"/>
      <w:r w:rsidRPr="00480820">
        <w:rPr>
          <w:lang w:val="sr-Cyrl-RS"/>
        </w:rPr>
        <w:t>беѕбедност</w:t>
      </w:r>
      <w:proofErr w:type="spellEnd"/>
      <w:r w:rsidRPr="00480820">
        <w:rPr>
          <w:lang w:val="sr-Cyrl-RS"/>
        </w:rPr>
        <w:t xml:space="preserve"> соларних инвертера</w:t>
      </w:r>
    </w:p>
    <w:p w14:paraId="2A171628" w14:textId="77777777" w:rsidR="00C32C72" w:rsidRPr="00480820" w:rsidRDefault="00C32C72" w:rsidP="00C32C72">
      <w:pPr>
        <w:pStyle w:val="BodyText"/>
        <w:rPr>
          <w:rFonts w:ascii="Times New Roman" w:hAnsi="Times New Roman" w:cs="Times New Roman"/>
          <w:b/>
          <w:lang w:val="sr-Cyrl-RS"/>
        </w:rPr>
      </w:pPr>
    </w:p>
    <w:p w14:paraId="52B9C429" w14:textId="7326A16D" w:rsidR="00C32C72" w:rsidRPr="00480820" w:rsidRDefault="00BC341D" w:rsidP="00C32C72">
      <w:pPr>
        <w:ind w:left="198"/>
        <w:rPr>
          <w:b/>
          <w:sz w:val="24"/>
          <w:lang w:val="sr-Cyrl-RS"/>
        </w:rPr>
      </w:pPr>
      <w:proofErr w:type="spellStart"/>
      <w:r w:rsidRPr="00480820">
        <w:rPr>
          <w:b/>
          <w:sz w:val="24"/>
          <w:lang w:val="sr-Cyrl-RS"/>
        </w:rPr>
        <w:t>Solar</w:t>
      </w:r>
      <w:proofErr w:type="spellEnd"/>
      <w:r w:rsidRPr="00480820">
        <w:rPr>
          <w:b/>
          <w:sz w:val="24"/>
          <w:lang w:val="sr-Cyrl-RS"/>
        </w:rPr>
        <w:t xml:space="preserve"> </w:t>
      </w:r>
      <w:proofErr w:type="spellStart"/>
      <w:r w:rsidRPr="00480820">
        <w:rPr>
          <w:b/>
          <w:sz w:val="24"/>
          <w:lang w:val="sr-Cyrl-RS"/>
        </w:rPr>
        <w:t>inverter</w:t>
      </w:r>
      <w:proofErr w:type="spellEnd"/>
      <w:r w:rsidRPr="00480820">
        <w:rPr>
          <w:b/>
          <w:sz w:val="24"/>
          <w:lang w:val="sr-Cyrl-RS"/>
        </w:rPr>
        <w:t xml:space="preserve"> </w:t>
      </w:r>
      <w:proofErr w:type="spellStart"/>
      <w:r w:rsidRPr="00480820">
        <w:rPr>
          <w:b/>
          <w:sz w:val="24"/>
          <w:lang w:val="sr-Cyrl-RS"/>
        </w:rPr>
        <w:t>cyber</w:t>
      </w:r>
      <w:proofErr w:type="spellEnd"/>
      <w:r w:rsidRPr="00480820">
        <w:rPr>
          <w:b/>
          <w:sz w:val="24"/>
          <w:lang w:val="sr-Cyrl-RS"/>
        </w:rPr>
        <w:t xml:space="preserve"> </w:t>
      </w:r>
      <w:proofErr w:type="spellStart"/>
      <w:r w:rsidRPr="00480820">
        <w:rPr>
          <w:b/>
          <w:sz w:val="24"/>
          <w:lang w:val="sr-Cyrl-RS"/>
        </w:rPr>
        <w:t>security</w:t>
      </w:r>
      <w:proofErr w:type="spellEnd"/>
    </w:p>
    <w:p w14:paraId="3BA74B9C" w14:textId="77777777" w:rsidR="00C32C72" w:rsidRPr="00480820" w:rsidRDefault="00C32C72" w:rsidP="00C32C72">
      <w:pPr>
        <w:pStyle w:val="BodyText"/>
        <w:rPr>
          <w:rFonts w:ascii="Times New Roman" w:hAnsi="Times New Roman" w:cs="Times New Roman"/>
          <w:b/>
          <w:sz w:val="26"/>
          <w:lang w:val="sr-Cyrl-RS"/>
        </w:rPr>
      </w:pPr>
    </w:p>
    <w:p w14:paraId="2AB75569" w14:textId="77777777"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Дипломски рад</w:t>
      </w:r>
    </w:p>
    <w:p w14:paraId="49E40988" w14:textId="00392118" w:rsidR="006B0D0A" w:rsidRPr="00480820" w:rsidRDefault="006B0D0A" w:rsidP="00952270">
      <w:pPr>
        <w:pStyle w:val="BodyText"/>
        <w:spacing w:line="240" w:lineRule="auto"/>
        <w:ind w:left="450" w:hanging="270"/>
        <w:rPr>
          <w:rFonts w:ascii="Times New Roman" w:hAnsi="Times New Roman" w:cs="Times New Roman"/>
          <w:sz w:val="24"/>
          <w:szCs w:val="24"/>
          <w:lang w:val="sr-Cyrl-RS"/>
        </w:rPr>
      </w:pPr>
      <w:r w:rsidRPr="00480820">
        <w:rPr>
          <w:rFonts w:ascii="Times New Roman" w:hAnsi="Times New Roman" w:cs="Times New Roman"/>
          <w:sz w:val="24"/>
          <w:szCs w:val="24"/>
          <w:lang w:val="sr-Cyrl-RS"/>
        </w:rPr>
        <w:t xml:space="preserve">Студијски </w:t>
      </w:r>
      <w:proofErr w:type="spellStart"/>
      <w:r w:rsidRPr="00480820">
        <w:rPr>
          <w:rFonts w:ascii="Times New Roman" w:hAnsi="Times New Roman" w:cs="Times New Roman"/>
          <w:sz w:val="24"/>
          <w:szCs w:val="24"/>
          <w:lang w:val="sr-Cyrl-RS"/>
        </w:rPr>
        <w:t>програ</w:t>
      </w:r>
      <w:proofErr w:type="spellEnd"/>
      <w:r w:rsidRPr="00480820">
        <w:rPr>
          <w:rFonts w:ascii="Times New Roman" w:hAnsi="Times New Roman" w:cs="Times New Roman"/>
          <w:sz w:val="24"/>
          <w:szCs w:val="24"/>
          <w:lang w:val="sr-Cyrl-RS"/>
        </w:rPr>
        <w:t>: Електротехника и рачунарство</w:t>
      </w:r>
    </w:p>
    <w:p w14:paraId="783F1DB7" w14:textId="05C46D67" w:rsidR="006B0D0A" w:rsidRPr="00480820" w:rsidRDefault="006B0D0A" w:rsidP="00952270">
      <w:pPr>
        <w:pStyle w:val="BodyText"/>
        <w:spacing w:line="240" w:lineRule="auto"/>
        <w:rPr>
          <w:rFonts w:ascii="Times New Roman" w:hAnsi="Times New Roman" w:cs="Times New Roman"/>
          <w:sz w:val="24"/>
          <w:szCs w:val="24"/>
          <w:lang w:val="sr-Cyrl-RS"/>
        </w:rPr>
      </w:pPr>
      <w:r w:rsidRPr="00480820">
        <w:rPr>
          <w:rFonts w:ascii="Times New Roman" w:hAnsi="Times New Roman" w:cs="Times New Roman"/>
          <w:sz w:val="24"/>
          <w:szCs w:val="24"/>
          <w:lang w:val="sr-Cyrl-RS"/>
        </w:rPr>
        <w:t xml:space="preserve">   Модул рачунарство и информатика</w:t>
      </w:r>
    </w:p>
    <w:p w14:paraId="7CCEC1FD" w14:textId="77777777" w:rsidR="00C32C72" w:rsidRPr="00480820" w:rsidRDefault="00C32C72" w:rsidP="00C32C72">
      <w:pPr>
        <w:pStyle w:val="BodyText"/>
        <w:rPr>
          <w:rFonts w:ascii="Times New Roman" w:hAnsi="Times New Roman" w:cs="Times New Roman"/>
          <w:sz w:val="24"/>
          <w:szCs w:val="24"/>
          <w:lang w:val="sr-Cyrl-RS"/>
        </w:rPr>
      </w:pPr>
    </w:p>
    <w:p w14:paraId="29A39D60" w14:textId="27EFFAD5"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Студент</w:t>
      </w:r>
      <w:r w:rsidR="00C32C72" w:rsidRPr="00480820">
        <w:rPr>
          <w:rFonts w:ascii="Times New Roman" w:hAnsi="Times New Roman" w:cs="Times New Roman"/>
          <w:sz w:val="24"/>
          <w:szCs w:val="24"/>
          <w:lang w:val="sr-Cyrl-RS"/>
        </w:rPr>
        <w:t xml:space="preserve">: </w:t>
      </w:r>
      <w:proofErr w:type="spellStart"/>
      <w:r w:rsidRPr="00480820">
        <w:rPr>
          <w:rFonts w:ascii="Times New Roman" w:hAnsi="Times New Roman" w:cs="Times New Roman"/>
          <w:sz w:val="24"/>
          <w:szCs w:val="24"/>
          <w:lang w:val="sr-Cyrl-RS"/>
        </w:rPr>
        <w:t>Вукшин</w:t>
      </w:r>
      <w:proofErr w:type="spellEnd"/>
      <w:r w:rsidRPr="00480820">
        <w:rPr>
          <w:rFonts w:ascii="Times New Roman" w:hAnsi="Times New Roman" w:cs="Times New Roman"/>
          <w:sz w:val="24"/>
          <w:szCs w:val="24"/>
          <w:lang w:val="sr-Cyrl-RS"/>
        </w:rPr>
        <w:t xml:space="preserve"> Поповић</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бр</w:t>
      </w:r>
      <w:r w:rsidR="00C32C72" w:rsidRPr="00480820">
        <w:rPr>
          <w:rFonts w:ascii="Times New Roman" w:hAnsi="Times New Roman" w:cs="Times New Roman"/>
          <w:sz w:val="24"/>
          <w:szCs w:val="24"/>
          <w:lang w:val="sr-Cyrl-RS"/>
        </w:rPr>
        <w:t xml:space="preserve">. </w:t>
      </w:r>
      <w:proofErr w:type="spellStart"/>
      <w:r w:rsidRPr="00480820">
        <w:rPr>
          <w:rFonts w:ascii="Times New Roman" w:hAnsi="Times New Roman" w:cs="Times New Roman"/>
          <w:sz w:val="24"/>
          <w:szCs w:val="24"/>
          <w:lang w:val="sr-Cyrl-RS"/>
        </w:rPr>
        <w:t>инд</w:t>
      </w:r>
      <w:proofErr w:type="spellEnd"/>
      <w:r w:rsidR="00C32C72" w:rsidRPr="00480820">
        <w:rPr>
          <w:rFonts w:ascii="Times New Roman" w:hAnsi="Times New Roman" w:cs="Times New Roman"/>
          <w:sz w:val="24"/>
          <w:szCs w:val="24"/>
          <w:lang w:val="sr-Cyrl-RS"/>
        </w:rPr>
        <w:t>. 173</w:t>
      </w:r>
      <w:r w:rsidRPr="00480820">
        <w:rPr>
          <w:rFonts w:ascii="Times New Roman" w:hAnsi="Times New Roman" w:cs="Times New Roman"/>
          <w:sz w:val="24"/>
          <w:szCs w:val="24"/>
          <w:lang w:val="sr-Cyrl-RS"/>
        </w:rPr>
        <w:t>59</w:t>
      </w:r>
    </w:p>
    <w:p w14:paraId="04D9316A" w14:textId="16E81C98" w:rsidR="00C32C72" w:rsidRPr="00480820" w:rsidRDefault="006B0D0A" w:rsidP="00952270">
      <w:pPr>
        <w:pStyle w:val="BodyText"/>
        <w:spacing w:line="240" w:lineRule="auto"/>
        <w:ind w:left="180"/>
        <w:rPr>
          <w:rFonts w:ascii="Times New Roman" w:hAnsi="Times New Roman" w:cs="Times New Roman"/>
          <w:sz w:val="24"/>
          <w:szCs w:val="24"/>
          <w:lang w:val="sr-Cyrl-RS"/>
        </w:rPr>
      </w:pPr>
      <w:r w:rsidRPr="00480820">
        <w:rPr>
          <w:rFonts w:ascii="Times New Roman" w:hAnsi="Times New Roman" w:cs="Times New Roman"/>
          <w:sz w:val="24"/>
          <w:szCs w:val="24"/>
          <w:lang w:val="sr-Cyrl-RS"/>
        </w:rPr>
        <w:t>Ментор</w:t>
      </w:r>
      <w:r w:rsidR="00C32C72" w:rsidRPr="00480820">
        <w:rPr>
          <w:rFonts w:ascii="Times New Roman" w:hAnsi="Times New Roman" w:cs="Times New Roman"/>
          <w:sz w:val="24"/>
          <w:szCs w:val="24"/>
          <w:lang w:val="sr-Cyrl-RS"/>
        </w:rPr>
        <w:t xml:space="preserve">: </w:t>
      </w:r>
      <w:r w:rsidRPr="00480820">
        <w:rPr>
          <w:rFonts w:ascii="Times New Roman" w:hAnsi="Times New Roman" w:cs="Times New Roman"/>
          <w:sz w:val="24"/>
          <w:szCs w:val="24"/>
          <w:lang w:val="sr-Cyrl-RS"/>
        </w:rPr>
        <w:t xml:space="preserve">Проф. др Леонид </w:t>
      </w:r>
      <w:proofErr w:type="spellStart"/>
      <w:r w:rsidRPr="00480820">
        <w:rPr>
          <w:rFonts w:ascii="Times New Roman" w:hAnsi="Times New Roman" w:cs="Times New Roman"/>
          <w:sz w:val="24"/>
          <w:szCs w:val="24"/>
          <w:lang w:val="sr-Cyrl-RS"/>
        </w:rPr>
        <w:t>Стоименов</w:t>
      </w:r>
      <w:proofErr w:type="spellEnd"/>
    </w:p>
    <w:p w14:paraId="1B495234" w14:textId="77777777" w:rsidR="00C32C72" w:rsidRPr="00480820" w:rsidRDefault="00C32C72" w:rsidP="00C32C72">
      <w:pPr>
        <w:pStyle w:val="BodyText"/>
        <w:ind w:left="180"/>
        <w:rPr>
          <w:rFonts w:ascii="Times New Roman" w:hAnsi="Times New Roman" w:cs="Times New Roman"/>
          <w:lang w:val="sr-Cyrl-RS"/>
        </w:rPr>
      </w:pPr>
    </w:p>
    <w:p w14:paraId="66E34C30" w14:textId="04BE6BCD" w:rsidR="00C32C72" w:rsidRPr="00480820" w:rsidRDefault="00413FD2" w:rsidP="00C32C72">
      <w:pPr>
        <w:spacing w:before="1"/>
        <w:ind w:left="198"/>
        <w:jc w:val="both"/>
        <w:rPr>
          <w:i/>
          <w:iCs/>
          <w:spacing w:val="-1"/>
          <w:sz w:val="24"/>
          <w:lang w:val="sr-Cyrl-RS"/>
        </w:rPr>
      </w:pPr>
      <w:r w:rsidRPr="00480820">
        <w:rPr>
          <w:sz w:val="24"/>
          <w:u w:val="single"/>
          <w:lang w:val="sr-Cyrl-RS"/>
        </w:rPr>
        <w:t>Задатак</w:t>
      </w:r>
      <w:r w:rsidR="00C32C72" w:rsidRPr="00480820">
        <w:rPr>
          <w:sz w:val="24"/>
          <w:lang w:val="sr-Cyrl-RS"/>
        </w:rPr>
        <w:t>:</w:t>
      </w:r>
      <w:r w:rsidR="00C32C72" w:rsidRPr="00480820">
        <w:rPr>
          <w:spacing w:val="-1"/>
          <w:sz w:val="24"/>
          <w:lang w:val="sr-Cyrl-RS"/>
        </w:rPr>
        <w:t xml:space="preserve"> </w:t>
      </w:r>
      <w:r w:rsidRPr="00480820">
        <w:rPr>
          <w:i/>
          <w:iCs/>
          <w:spacing w:val="-1"/>
          <w:sz w:val="24"/>
          <w:lang w:val="sr-Cyrl-RS"/>
        </w:rPr>
        <w:t xml:space="preserve">Представљање ризика при нападу на соларне инвертера, кроз анализа рањивости топ 10 </w:t>
      </w:r>
      <w:proofErr w:type="spellStart"/>
      <w:r w:rsidRPr="00480820">
        <w:rPr>
          <w:i/>
          <w:iCs/>
          <w:spacing w:val="-1"/>
          <w:sz w:val="24"/>
          <w:lang w:val="sr-Cyrl-RS"/>
        </w:rPr>
        <w:t>произвоћача</w:t>
      </w:r>
      <w:proofErr w:type="spellEnd"/>
      <w:r w:rsidR="00EC1376" w:rsidRPr="00480820">
        <w:rPr>
          <w:i/>
          <w:iCs/>
          <w:spacing w:val="-1"/>
          <w:sz w:val="24"/>
          <w:lang w:val="sr-Cyrl-RS"/>
        </w:rPr>
        <w:t xml:space="preserve"> у последњих 5 година</w:t>
      </w:r>
      <w:r w:rsidRPr="00480820">
        <w:rPr>
          <w:i/>
          <w:iCs/>
          <w:spacing w:val="-1"/>
          <w:sz w:val="24"/>
          <w:lang w:val="sr-Cyrl-RS"/>
        </w:rPr>
        <w:t xml:space="preserve">, протокола за комуникацију који су имплементирани </w:t>
      </w:r>
      <w:r w:rsidRPr="00480820">
        <w:rPr>
          <w:i/>
          <w:iCs/>
          <w:color w:val="242424"/>
          <w:sz w:val="23"/>
          <w:szCs w:val="23"/>
          <w:shd w:val="clear" w:color="auto" w:fill="FFFFFF"/>
          <w:lang w:val="sr-Cyrl-RS"/>
        </w:rPr>
        <w:t xml:space="preserve">OSGP, </w:t>
      </w:r>
      <w:proofErr w:type="spellStart"/>
      <w:r w:rsidRPr="00480820">
        <w:rPr>
          <w:i/>
          <w:iCs/>
          <w:color w:val="242424"/>
          <w:sz w:val="23"/>
          <w:szCs w:val="23"/>
          <w:shd w:val="clear" w:color="auto" w:fill="FFFFFF"/>
          <w:lang w:val="sr-Cyrl-RS"/>
        </w:rPr>
        <w:t>zibbee</w:t>
      </w:r>
      <w:proofErr w:type="spellEnd"/>
      <w:r w:rsidRPr="00480820">
        <w:rPr>
          <w:i/>
          <w:iCs/>
          <w:color w:val="242424"/>
          <w:sz w:val="23"/>
          <w:szCs w:val="23"/>
          <w:shd w:val="clear" w:color="auto" w:fill="FFFFFF"/>
          <w:lang w:val="sr-Cyrl-RS"/>
        </w:rPr>
        <w:t xml:space="preserve">, </w:t>
      </w:r>
      <w:proofErr w:type="spellStart"/>
      <w:r w:rsidRPr="00480820">
        <w:rPr>
          <w:i/>
          <w:iCs/>
          <w:color w:val="242424"/>
          <w:sz w:val="23"/>
          <w:szCs w:val="23"/>
          <w:shd w:val="clear" w:color="auto" w:fill="FFFFFF"/>
          <w:lang w:val="sr-Cyrl-RS"/>
        </w:rPr>
        <w:t>modbus</w:t>
      </w:r>
      <w:proofErr w:type="spellEnd"/>
      <w:r w:rsidRPr="00480820">
        <w:rPr>
          <w:i/>
          <w:iCs/>
          <w:color w:val="242424"/>
          <w:sz w:val="23"/>
          <w:szCs w:val="23"/>
          <w:shd w:val="clear" w:color="auto" w:fill="FFFFFF"/>
          <w:lang w:val="sr-Cyrl-RS"/>
        </w:rPr>
        <w:t xml:space="preserve"> </w:t>
      </w:r>
      <w:proofErr w:type="spellStart"/>
      <w:r w:rsidRPr="00480820">
        <w:rPr>
          <w:i/>
          <w:iCs/>
          <w:color w:val="242424"/>
          <w:sz w:val="23"/>
          <w:szCs w:val="23"/>
          <w:shd w:val="clear" w:color="auto" w:fill="FFFFFF"/>
          <w:lang w:val="sr-Cyrl-RS"/>
        </w:rPr>
        <w:t>Omer</w:t>
      </w:r>
      <w:proofErr w:type="spellEnd"/>
      <w:r w:rsidRPr="00480820">
        <w:rPr>
          <w:i/>
          <w:iCs/>
          <w:color w:val="242424"/>
          <w:sz w:val="23"/>
          <w:szCs w:val="23"/>
          <w:shd w:val="clear" w:color="auto" w:fill="FFFFFF"/>
          <w:lang w:val="sr-Cyrl-RS"/>
        </w:rPr>
        <w:t xml:space="preserve"> TCP…, RS485,</w:t>
      </w:r>
      <w:r w:rsidRPr="00480820">
        <w:rPr>
          <w:i/>
          <w:iCs/>
          <w:spacing w:val="-1"/>
          <w:sz w:val="24"/>
          <w:lang w:val="sr-Cyrl-RS"/>
        </w:rPr>
        <w:t xml:space="preserve"> анализа контрола безбедности, </w:t>
      </w:r>
      <w:bookmarkStart w:id="1" w:name="_Hlk174010585"/>
      <w:r w:rsidRPr="00480820">
        <w:rPr>
          <w:i/>
          <w:iCs/>
          <w:spacing w:val="-1"/>
          <w:sz w:val="24"/>
          <w:lang w:val="sr-Cyrl-RS"/>
        </w:rPr>
        <w:t>анализа напада на број клонираних уређаја</w:t>
      </w:r>
      <w:bookmarkEnd w:id="1"/>
      <w:r w:rsidRPr="00480820">
        <w:rPr>
          <w:i/>
          <w:iCs/>
          <w:spacing w:val="-1"/>
          <w:sz w:val="24"/>
          <w:lang w:val="sr-Cyrl-RS"/>
        </w:rPr>
        <w:t>.</w:t>
      </w:r>
    </w:p>
    <w:p w14:paraId="68C9C160" w14:textId="77777777" w:rsidR="00C32C72" w:rsidRPr="00480820" w:rsidRDefault="00C32C72" w:rsidP="00C32C72">
      <w:pPr>
        <w:pStyle w:val="BodyText"/>
        <w:spacing w:before="7"/>
        <w:rPr>
          <w:rFonts w:ascii="Times New Roman" w:hAnsi="Times New Roman" w:cs="Times New Roman"/>
          <w:i/>
          <w:lang w:val="sr-Cyrl-RS"/>
        </w:rPr>
      </w:pPr>
    </w:p>
    <w:p w14:paraId="657D9B5F" w14:textId="3B2982B8" w:rsidR="00431B8E"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пријаве</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r w:rsidR="00DD461B" w:rsidRPr="00480820">
        <w:rPr>
          <w:rFonts w:ascii="Times New Roman" w:hAnsi="Times New Roman" w:cs="Times New Roman"/>
          <w:lang w:val="sr-Cyrl-RS"/>
        </w:rPr>
        <w:t>19</w:t>
      </w:r>
      <w:r w:rsidR="00C32C72" w:rsidRPr="00480820">
        <w:rPr>
          <w:rFonts w:ascii="Times New Roman" w:hAnsi="Times New Roman" w:cs="Times New Roman"/>
          <w:lang w:val="sr-Cyrl-RS"/>
        </w:rPr>
        <w:t>.0</w:t>
      </w:r>
      <w:r w:rsidR="00DD461B" w:rsidRPr="00480820">
        <w:rPr>
          <w:rFonts w:ascii="Times New Roman" w:hAnsi="Times New Roman" w:cs="Times New Roman"/>
          <w:lang w:val="sr-Cyrl-RS"/>
        </w:rPr>
        <w:t>7</w:t>
      </w:r>
      <w:r w:rsidR="00C32C72" w:rsidRPr="00480820">
        <w:rPr>
          <w:rFonts w:ascii="Times New Roman" w:hAnsi="Times New Roman" w:cs="Times New Roman"/>
          <w:lang w:val="sr-Cyrl-RS"/>
        </w:rPr>
        <w:t>.2024</w:t>
      </w:r>
      <w:r w:rsidR="00C32C72" w:rsidRPr="00480820">
        <w:rPr>
          <w:rFonts w:ascii="Times New Roman" w:hAnsi="Times New Roman" w:cs="Times New Roman"/>
          <w:spacing w:val="1"/>
          <w:lang w:val="sr-Cyrl-RS"/>
        </w:rPr>
        <w:t xml:space="preserve"> </w:t>
      </w:r>
    </w:p>
    <w:p w14:paraId="1F0C7212" w14:textId="431CD337" w:rsidR="00C32C72" w:rsidRPr="00480820" w:rsidRDefault="00431B8E" w:rsidP="00C32C72">
      <w:pPr>
        <w:pStyle w:val="BodyText"/>
        <w:spacing w:before="90" w:line="343" w:lineRule="auto"/>
        <w:ind w:left="198" w:right="6286"/>
        <w:rPr>
          <w:rFonts w:ascii="Times New Roman" w:hAnsi="Times New Roman" w:cs="Times New Roman"/>
          <w:spacing w:val="1"/>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r w:rsidR="00C32C72" w:rsidRPr="00480820">
        <w:rPr>
          <w:rFonts w:ascii="Times New Roman" w:hAnsi="Times New Roman" w:cs="Times New Roman"/>
          <w:spacing w:val="1"/>
          <w:lang w:val="sr-Cyrl-RS"/>
        </w:rPr>
        <w:t xml:space="preserve"> </w:t>
      </w:r>
    </w:p>
    <w:p w14:paraId="3B80D496" w14:textId="3903338C" w:rsidR="00C32C72" w:rsidRPr="00480820" w:rsidRDefault="00431B8E" w:rsidP="00C32C72">
      <w:pPr>
        <w:pStyle w:val="BodyText"/>
        <w:spacing w:before="90" w:line="343" w:lineRule="auto"/>
        <w:ind w:left="198" w:right="6286"/>
        <w:rPr>
          <w:rFonts w:ascii="Times New Roman" w:hAnsi="Times New Roman" w:cs="Times New Roman"/>
          <w:lang w:val="sr-Cyrl-RS"/>
        </w:rPr>
      </w:pPr>
      <w:r w:rsidRPr="00480820">
        <w:rPr>
          <w:rFonts w:ascii="Times New Roman" w:hAnsi="Times New Roman" w:cs="Times New Roman"/>
          <w:lang w:val="sr-Cyrl-RS"/>
        </w:rPr>
        <w:t>Датум предаје рада</w:t>
      </w:r>
      <w:r w:rsidR="00C32C72" w:rsidRPr="00480820">
        <w:rPr>
          <w:rFonts w:ascii="Times New Roman" w:hAnsi="Times New Roman" w:cs="Times New Roman"/>
          <w:lang w:val="sr-Cyrl-RS"/>
        </w:rPr>
        <w:t>:</w:t>
      </w:r>
    </w:p>
    <w:p w14:paraId="5868533C" w14:textId="77777777" w:rsidR="00C32C72" w:rsidRPr="00480820" w:rsidRDefault="00C32C72" w:rsidP="00C32C72">
      <w:pPr>
        <w:pStyle w:val="BodyText"/>
        <w:rPr>
          <w:rFonts w:ascii="Times New Roman" w:hAnsi="Times New Roman" w:cs="Times New Roman"/>
          <w:sz w:val="20"/>
          <w:lang w:val="sr-Cyrl-RS"/>
        </w:rPr>
      </w:pPr>
    </w:p>
    <w:p w14:paraId="354E0F59" w14:textId="77777777" w:rsidR="00C32C72" w:rsidRPr="00480820" w:rsidRDefault="00C32C72" w:rsidP="00C32C72">
      <w:pPr>
        <w:pStyle w:val="BodyText"/>
        <w:spacing w:before="11"/>
        <w:rPr>
          <w:rFonts w:ascii="Times New Roman" w:hAnsi="Times New Roman" w:cs="Times New Roman"/>
          <w:sz w:val="16"/>
          <w:lang w:val="sr-Cyrl-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480820" w14:paraId="7F030F78" w14:textId="77777777" w:rsidTr="00051D4C">
        <w:trPr>
          <w:trHeight w:val="1133"/>
        </w:trPr>
        <w:tc>
          <w:tcPr>
            <w:tcW w:w="5540" w:type="dxa"/>
            <w:tcBorders>
              <w:bottom w:val="single" w:sz="4" w:space="0" w:color="000000"/>
            </w:tcBorders>
          </w:tcPr>
          <w:p w14:paraId="0EAF880D" w14:textId="4F48583D" w:rsidR="00C32C72" w:rsidRPr="00480820" w:rsidRDefault="00431B8E" w:rsidP="00051D4C">
            <w:pPr>
              <w:pStyle w:val="TableParagraph"/>
              <w:spacing w:line="266" w:lineRule="exact"/>
              <w:ind w:left="108"/>
              <w:rPr>
                <w:sz w:val="24"/>
                <w:lang w:val="sr-Cyrl-RS"/>
              </w:rPr>
            </w:pPr>
            <w:r w:rsidRPr="00480820">
              <w:rPr>
                <w:sz w:val="24"/>
                <w:lang w:val="sr-Cyrl-RS"/>
              </w:rPr>
              <w:t>Комисија за оцену и обраду</w:t>
            </w:r>
            <w:r w:rsidR="00C32C72" w:rsidRPr="00480820">
              <w:rPr>
                <w:sz w:val="24"/>
                <w:lang w:val="sr-Cyrl-RS"/>
              </w:rPr>
              <w:t>:</w:t>
            </w:r>
          </w:p>
        </w:tc>
      </w:tr>
      <w:tr w:rsidR="00C32C72" w:rsidRPr="0048082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480820" w:rsidRDefault="00C32C72" w:rsidP="00051D4C">
            <w:pPr>
              <w:pStyle w:val="TableParagraph"/>
              <w:spacing w:line="268" w:lineRule="exact"/>
              <w:ind w:left="108"/>
              <w:rPr>
                <w:sz w:val="24"/>
                <w:lang w:val="sr-Cyrl-RS"/>
              </w:rPr>
            </w:pPr>
            <w:r w:rsidRPr="00480820">
              <w:rPr>
                <w:sz w:val="24"/>
                <w:lang w:val="sr-Cyrl-RS"/>
              </w:rPr>
              <w:t>1.</w:t>
            </w:r>
            <w:r w:rsidRPr="00480820">
              <w:rPr>
                <w:spacing w:val="-1"/>
                <w:sz w:val="24"/>
                <w:lang w:val="sr-Cyrl-RS"/>
              </w:rPr>
              <w:t xml:space="preserve"> </w:t>
            </w:r>
            <w:r w:rsidR="00431B8E" w:rsidRPr="00480820">
              <w:rPr>
                <w:sz w:val="24"/>
                <w:lang w:val="sr-Cyrl-RS"/>
              </w:rPr>
              <w:t>Председник Комисије</w:t>
            </w:r>
          </w:p>
        </w:tc>
      </w:tr>
      <w:tr w:rsidR="00C32C72" w:rsidRPr="0048082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480820" w:rsidRDefault="00C32C72" w:rsidP="00051D4C">
            <w:pPr>
              <w:pStyle w:val="TableParagraph"/>
              <w:spacing w:line="270" w:lineRule="exact"/>
              <w:ind w:left="108"/>
              <w:rPr>
                <w:sz w:val="24"/>
                <w:lang w:val="sr-Cyrl-RS"/>
              </w:rPr>
            </w:pPr>
            <w:r w:rsidRPr="00480820">
              <w:rPr>
                <w:sz w:val="24"/>
                <w:lang w:val="sr-Cyrl-RS"/>
              </w:rPr>
              <w:t>2.</w:t>
            </w:r>
            <w:r w:rsidRPr="00480820">
              <w:rPr>
                <w:spacing w:val="-1"/>
                <w:sz w:val="24"/>
                <w:lang w:val="sr-Cyrl-RS"/>
              </w:rPr>
              <w:t xml:space="preserve"> </w:t>
            </w:r>
            <w:r w:rsidR="00431B8E" w:rsidRPr="00480820">
              <w:rPr>
                <w:sz w:val="24"/>
                <w:lang w:val="sr-Cyrl-RS"/>
              </w:rPr>
              <w:t>Члан</w:t>
            </w:r>
          </w:p>
        </w:tc>
      </w:tr>
      <w:tr w:rsidR="00C32C72" w:rsidRPr="00480820" w14:paraId="46297539" w14:textId="77777777" w:rsidTr="00051D4C">
        <w:trPr>
          <w:trHeight w:val="267"/>
        </w:trPr>
        <w:tc>
          <w:tcPr>
            <w:tcW w:w="5540" w:type="dxa"/>
            <w:tcBorders>
              <w:top w:val="single" w:sz="4" w:space="0" w:color="000000"/>
            </w:tcBorders>
          </w:tcPr>
          <w:p w14:paraId="1D5E4FD6" w14:textId="580628C3" w:rsidR="00C32C72" w:rsidRPr="00480820" w:rsidRDefault="00C32C72" w:rsidP="00051D4C">
            <w:pPr>
              <w:pStyle w:val="TableParagraph"/>
              <w:spacing w:line="248" w:lineRule="exact"/>
              <w:ind w:left="108"/>
              <w:rPr>
                <w:sz w:val="24"/>
                <w:lang w:val="sr-Cyrl-RS"/>
              </w:rPr>
            </w:pPr>
            <w:r w:rsidRPr="00480820">
              <w:rPr>
                <w:sz w:val="24"/>
                <w:lang w:val="sr-Cyrl-RS"/>
              </w:rPr>
              <w:t>3.</w:t>
            </w:r>
            <w:r w:rsidRPr="00480820">
              <w:rPr>
                <w:spacing w:val="-1"/>
                <w:sz w:val="24"/>
                <w:lang w:val="sr-Cyrl-RS"/>
              </w:rPr>
              <w:t xml:space="preserve"> </w:t>
            </w:r>
            <w:r w:rsidR="00431B8E" w:rsidRPr="00480820">
              <w:rPr>
                <w:sz w:val="24"/>
                <w:lang w:val="sr-Cyrl-RS"/>
              </w:rPr>
              <w:t>Члан</w:t>
            </w:r>
          </w:p>
        </w:tc>
      </w:tr>
    </w:tbl>
    <w:p w14:paraId="3F82D330" w14:textId="77777777" w:rsidR="00C32C72" w:rsidRPr="00480820" w:rsidRDefault="00C32C72" w:rsidP="00C32C72">
      <w:pPr>
        <w:spacing w:line="248" w:lineRule="exact"/>
        <w:rPr>
          <w:sz w:val="24"/>
          <w:lang w:val="sr-Cyrl-RS"/>
        </w:rPr>
        <w:sectPr w:rsidR="00C32C72" w:rsidRPr="0048082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Cyrl-RS"/>
        </w:rPr>
        <w:id w:val="226730733"/>
        <w:docPartObj>
          <w:docPartGallery w:val="Table of Contents"/>
          <w:docPartUnique/>
        </w:docPartObj>
      </w:sdtPr>
      <w:sdtEndPr>
        <w:rPr>
          <w:b/>
          <w:bCs/>
        </w:rPr>
      </w:sdtEndPr>
      <w:sdtContent>
        <w:p w14:paraId="11FC4944" w14:textId="14005BE2" w:rsidR="00F25A51" w:rsidRPr="00480820" w:rsidRDefault="00F25A51" w:rsidP="00F25A51">
          <w:pPr>
            <w:pStyle w:val="TOCHeading"/>
            <w:jc w:val="center"/>
            <w:rPr>
              <w:rFonts w:ascii="Times New Roman" w:hAnsi="Times New Roman" w:cs="Times New Roman"/>
              <w:color w:val="auto"/>
              <w:lang w:val="sr-Cyrl-RS"/>
            </w:rPr>
          </w:pPr>
          <w:r w:rsidRPr="00480820">
            <w:rPr>
              <w:rFonts w:ascii="Times New Roman" w:hAnsi="Times New Roman" w:cs="Times New Roman"/>
              <w:color w:val="auto"/>
              <w:lang w:val="sr-Cyrl-RS"/>
            </w:rPr>
            <w:t>Садржај</w:t>
          </w:r>
        </w:p>
        <w:p w14:paraId="0F49198F" w14:textId="77777777" w:rsidR="001357ED" w:rsidRPr="00480820" w:rsidRDefault="001357ED" w:rsidP="001357ED">
          <w:pPr>
            <w:rPr>
              <w:lang w:val="sr-Cyrl-RS"/>
            </w:rPr>
          </w:pPr>
        </w:p>
        <w:p w14:paraId="2688F7FA" w14:textId="009973C8" w:rsidR="006C725E" w:rsidRPr="00480820" w:rsidRDefault="00F25A51">
          <w:pPr>
            <w:pStyle w:val="TOC1"/>
            <w:tabs>
              <w:tab w:val="left" w:pos="440"/>
              <w:tab w:val="right" w:leader="dot" w:pos="9074"/>
            </w:tabs>
            <w:rPr>
              <w:rFonts w:asciiTheme="minorHAnsi" w:eastAsiaTheme="minorEastAsia" w:hAnsiTheme="minorHAnsi" w:cstheme="minorBidi"/>
              <w:kern w:val="2"/>
              <w:lang w:val="sr-Cyrl-RS"/>
              <w14:ligatures w14:val="standardContextual"/>
            </w:rPr>
          </w:pPr>
          <w:r w:rsidRPr="00480820">
            <w:rPr>
              <w:lang w:val="sr-Cyrl-RS"/>
            </w:rPr>
            <w:fldChar w:fldCharType="begin"/>
          </w:r>
          <w:r w:rsidRPr="00480820">
            <w:rPr>
              <w:lang w:val="sr-Cyrl-RS"/>
            </w:rPr>
            <w:instrText xml:space="preserve"> TOC \o "1-3" \h \z \u </w:instrText>
          </w:r>
          <w:r w:rsidRPr="00480820">
            <w:rPr>
              <w:lang w:val="sr-Cyrl-RS"/>
            </w:rPr>
            <w:fldChar w:fldCharType="separate"/>
          </w:r>
          <w:hyperlink w:anchor="_Toc178331647" w:history="1">
            <w:r w:rsidR="006C725E" w:rsidRPr="00480820">
              <w:rPr>
                <w:rStyle w:val="Hyperlink"/>
                <w:rFonts w:eastAsiaTheme="majorEastAsia"/>
                <w:bCs/>
                <w:lang w:val="sr-Cyrl-RS"/>
              </w:rPr>
              <w:t>1.</w:t>
            </w:r>
            <w:r w:rsidR="006C725E" w:rsidRPr="00480820">
              <w:rPr>
                <w:rFonts w:asciiTheme="minorHAnsi" w:eastAsiaTheme="minorEastAsia" w:hAnsiTheme="minorHAnsi" w:cstheme="minorBidi"/>
                <w:kern w:val="2"/>
                <w:lang w:val="sr-Cyrl-RS"/>
                <w14:ligatures w14:val="standardContextual"/>
              </w:rPr>
              <w:tab/>
            </w:r>
            <w:r w:rsidR="006C725E" w:rsidRPr="00480820">
              <w:rPr>
                <w:rStyle w:val="Hyperlink"/>
                <w:rFonts w:eastAsiaTheme="majorEastAsia"/>
                <w:bCs/>
                <w:lang w:val="sr-Cyrl-RS"/>
              </w:rPr>
              <w:t>Увод</w:t>
            </w:r>
            <w:r w:rsidR="006C725E" w:rsidRPr="00480820">
              <w:rPr>
                <w:webHidden/>
                <w:lang w:val="sr-Cyrl-RS"/>
              </w:rPr>
              <w:tab/>
            </w:r>
            <w:r w:rsidR="006C725E" w:rsidRPr="00480820">
              <w:rPr>
                <w:webHidden/>
                <w:lang w:val="sr-Cyrl-RS"/>
              </w:rPr>
              <w:fldChar w:fldCharType="begin"/>
            </w:r>
            <w:r w:rsidR="006C725E" w:rsidRPr="00480820">
              <w:rPr>
                <w:webHidden/>
                <w:lang w:val="sr-Cyrl-RS"/>
              </w:rPr>
              <w:instrText xml:space="preserve"> PAGEREF _Toc178331647 \h </w:instrText>
            </w:r>
            <w:r w:rsidR="006C725E" w:rsidRPr="00480820">
              <w:rPr>
                <w:webHidden/>
                <w:lang w:val="sr-Cyrl-RS"/>
              </w:rPr>
            </w:r>
            <w:r w:rsidR="006C725E" w:rsidRPr="00480820">
              <w:rPr>
                <w:webHidden/>
                <w:lang w:val="sr-Cyrl-RS"/>
              </w:rPr>
              <w:fldChar w:fldCharType="separate"/>
            </w:r>
            <w:r w:rsidR="006C725E" w:rsidRPr="00480820">
              <w:rPr>
                <w:webHidden/>
                <w:lang w:val="sr-Cyrl-RS"/>
              </w:rPr>
              <w:t>5</w:t>
            </w:r>
            <w:r w:rsidR="006C725E" w:rsidRPr="00480820">
              <w:rPr>
                <w:webHidden/>
                <w:lang w:val="sr-Cyrl-RS"/>
              </w:rPr>
              <w:fldChar w:fldCharType="end"/>
            </w:r>
          </w:hyperlink>
        </w:p>
        <w:p w14:paraId="6F9DF5A1" w14:textId="33F6E29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48" w:history="1">
            <w:r w:rsidRPr="00480820">
              <w:rPr>
                <w:rStyle w:val="Hyperlink"/>
                <w:rFonts w:eastAsiaTheme="majorEastAsia"/>
                <w:lang w:val="sr-Cyrl-RS"/>
              </w:rPr>
              <w:t>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Соларни инвертери</w:t>
            </w:r>
            <w:r w:rsidRPr="00480820">
              <w:rPr>
                <w:webHidden/>
                <w:lang w:val="sr-Cyrl-RS"/>
              </w:rPr>
              <w:tab/>
            </w:r>
            <w:r w:rsidRPr="00480820">
              <w:rPr>
                <w:webHidden/>
                <w:lang w:val="sr-Cyrl-RS"/>
              </w:rPr>
              <w:fldChar w:fldCharType="begin"/>
            </w:r>
            <w:r w:rsidRPr="00480820">
              <w:rPr>
                <w:webHidden/>
                <w:lang w:val="sr-Cyrl-RS"/>
              </w:rPr>
              <w:instrText xml:space="preserve"> PAGEREF _Toc178331648 \h </w:instrText>
            </w:r>
            <w:r w:rsidRPr="00480820">
              <w:rPr>
                <w:webHidden/>
                <w:lang w:val="sr-Cyrl-RS"/>
              </w:rPr>
            </w:r>
            <w:r w:rsidRPr="00480820">
              <w:rPr>
                <w:webHidden/>
                <w:lang w:val="sr-Cyrl-RS"/>
              </w:rPr>
              <w:fldChar w:fldCharType="separate"/>
            </w:r>
            <w:r w:rsidRPr="00480820">
              <w:rPr>
                <w:webHidden/>
                <w:lang w:val="sr-Cyrl-RS"/>
              </w:rPr>
              <w:t>7</w:t>
            </w:r>
            <w:r w:rsidRPr="00480820">
              <w:rPr>
                <w:webHidden/>
                <w:lang w:val="sr-Cyrl-RS"/>
              </w:rPr>
              <w:fldChar w:fldCharType="end"/>
            </w:r>
          </w:hyperlink>
        </w:p>
        <w:p w14:paraId="19E50A17" w14:textId="25E9F8D4"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49" w:history="1">
            <w:r w:rsidRPr="00480820">
              <w:rPr>
                <w:rStyle w:val="Hyperlink"/>
                <w:rFonts w:eastAsiaTheme="majorEastAsia"/>
                <w:lang w:val="sr-Cyrl-RS"/>
              </w:rPr>
              <w:t>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Зашто соларни инвертери представљају сајбер безбедносни ризик</w:t>
            </w:r>
            <w:r w:rsidRPr="00480820">
              <w:rPr>
                <w:webHidden/>
                <w:lang w:val="sr-Cyrl-RS"/>
              </w:rPr>
              <w:tab/>
            </w:r>
            <w:r w:rsidRPr="00480820">
              <w:rPr>
                <w:webHidden/>
                <w:lang w:val="sr-Cyrl-RS"/>
              </w:rPr>
              <w:fldChar w:fldCharType="begin"/>
            </w:r>
            <w:r w:rsidRPr="00480820">
              <w:rPr>
                <w:webHidden/>
                <w:lang w:val="sr-Cyrl-RS"/>
              </w:rPr>
              <w:instrText xml:space="preserve"> PAGEREF _Toc178331649 \h </w:instrText>
            </w:r>
            <w:r w:rsidRPr="00480820">
              <w:rPr>
                <w:webHidden/>
                <w:lang w:val="sr-Cyrl-RS"/>
              </w:rPr>
            </w:r>
            <w:r w:rsidRPr="00480820">
              <w:rPr>
                <w:webHidden/>
                <w:lang w:val="sr-Cyrl-RS"/>
              </w:rPr>
              <w:fldChar w:fldCharType="separate"/>
            </w:r>
            <w:r w:rsidRPr="00480820">
              <w:rPr>
                <w:webHidden/>
                <w:lang w:val="sr-Cyrl-RS"/>
              </w:rPr>
              <w:t>7</w:t>
            </w:r>
            <w:r w:rsidRPr="00480820">
              <w:rPr>
                <w:webHidden/>
                <w:lang w:val="sr-Cyrl-RS"/>
              </w:rPr>
              <w:fldChar w:fldCharType="end"/>
            </w:r>
          </w:hyperlink>
        </w:p>
        <w:p w14:paraId="02C0DDB7" w14:textId="69884B9D"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53" w:history="1">
            <w:r w:rsidRPr="00480820">
              <w:rPr>
                <w:rStyle w:val="Hyperlink"/>
                <w:rFonts w:eastAsiaTheme="majorEastAsia"/>
                <w:lang w:val="sr-Cyrl-RS"/>
              </w:rPr>
              <w:t>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Произвођачи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_Toc178331653 \h </w:instrText>
            </w:r>
            <w:r w:rsidRPr="00480820">
              <w:rPr>
                <w:webHidden/>
                <w:lang w:val="sr-Cyrl-RS"/>
              </w:rPr>
            </w:r>
            <w:r w:rsidRPr="00480820">
              <w:rPr>
                <w:webHidden/>
                <w:lang w:val="sr-Cyrl-RS"/>
              </w:rPr>
              <w:fldChar w:fldCharType="separate"/>
            </w:r>
            <w:r w:rsidRPr="00480820">
              <w:rPr>
                <w:webHidden/>
                <w:lang w:val="sr-Cyrl-RS"/>
              </w:rPr>
              <w:t>8</w:t>
            </w:r>
            <w:r w:rsidRPr="00480820">
              <w:rPr>
                <w:webHidden/>
                <w:lang w:val="sr-Cyrl-RS"/>
              </w:rPr>
              <w:fldChar w:fldCharType="end"/>
            </w:r>
          </w:hyperlink>
        </w:p>
        <w:p w14:paraId="3C06624A" w14:textId="5EFE7BC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54" w:history="1">
            <w:r w:rsidRPr="00480820">
              <w:rPr>
                <w:rStyle w:val="Hyperlink"/>
                <w:rFonts w:eastAsiaTheme="majorEastAsia"/>
                <w:lang w:val="sr-Cyrl-RS"/>
              </w:rPr>
              <w:t>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тржишта производње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_Toc178331654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5BF57C30" w14:textId="2E3AE7A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58" w:history="1">
            <w:r w:rsidRPr="00480820">
              <w:rPr>
                <w:rStyle w:val="Hyperlink"/>
                <w:rFonts w:eastAsiaTheme="majorEastAsia"/>
                <w:lang w:val="sr-Cyrl-RS"/>
              </w:rPr>
              <w:t>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Топ 10 произвођача соларних инвертера 2023. година</w:t>
            </w:r>
            <w:r w:rsidRPr="00480820">
              <w:rPr>
                <w:webHidden/>
                <w:lang w:val="sr-Cyrl-RS"/>
              </w:rPr>
              <w:tab/>
            </w:r>
            <w:r w:rsidRPr="00480820">
              <w:rPr>
                <w:webHidden/>
                <w:lang w:val="sr-Cyrl-RS"/>
              </w:rPr>
              <w:fldChar w:fldCharType="begin"/>
            </w:r>
            <w:r w:rsidRPr="00480820">
              <w:rPr>
                <w:webHidden/>
                <w:lang w:val="sr-Cyrl-RS"/>
              </w:rPr>
              <w:instrText xml:space="preserve"> PAGEREF _Toc178331658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73AA1CF8" w14:textId="6A7389E8"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63" w:history="1">
            <w:r w:rsidRPr="00480820">
              <w:rPr>
                <w:rStyle w:val="Hyperlink"/>
                <w:rFonts w:eastAsiaTheme="majorEastAsia"/>
                <w:lang w:val="sr-Cyrl-RS"/>
              </w:rPr>
              <w:t>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Да ли кинески производи предстаљају проблем</w:t>
            </w:r>
            <w:r w:rsidRPr="00480820">
              <w:rPr>
                <w:webHidden/>
                <w:lang w:val="sr-Cyrl-RS"/>
              </w:rPr>
              <w:tab/>
            </w:r>
            <w:r w:rsidRPr="00480820">
              <w:rPr>
                <w:webHidden/>
                <w:lang w:val="sr-Cyrl-RS"/>
              </w:rPr>
              <w:fldChar w:fldCharType="begin"/>
            </w:r>
            <w:r w:rsidRPr="00480820">
              <w:rPr>
                <w:webHidden/>
                <w:lang w:val="sr-Cyrl-RS"/>
              </w:rPr>
              <w:instrText xml:space="preserve"> PAGEREF _Toc178331663 \h </w:instrText>
            </w:r>
            <w:r w:rsidRPr="00480820">
              <w:rPr>
                <w:webHidden/>
                <w:lang w:val="sr-Cyrl-RS"/>
              </w:rPr>
            </w:r>
            <w:r w:rsidRPr="00480820">
              <w:rPr>
                <w:webHidden/>
                <w:lang w:val="sr-Cyrl-RS"/>
              </w:rPr>
              <w:fldChar w:fldCharType="separate"/>
            </w:r>
            <w:r w:rsidRPr="00480820">
              <w:rPr>
                <w:webHidden/>
                <w:lang w:val="sr-Cyrl-RS"/>
              </w:rPr>
              <w:t>9</w:t>
            </w:r>
            <w:r w:rsidRPr="00480820">
              <w:rPr>
                <w:webHidden/>
                <w:lang w:val="sr-Cyrl-RS"/>
              </w:rPr>
              <w:fldChar w:fldCharType="end"/>
            </w:r>
          </w:hyperlink>
        </w:p>
        <w:p w14:paraId="602646A2" w14:textId="06C6F8DF"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64" w:history="1">
            <w:r w:rsidRPr="00480820">
              <w:rPr>
                <w:rStyle w:val="Hyperlink"/>
                <w:rFonts w:eastAsiaTheme="majorEastAsia"/>
                <w:lang w:val="sr-Cyrl-RS"/>
              </w:rPr>
              <w:t>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Инвертерска комуникација</w:t>
            </w:r>
            <w:r w:rsidRPr="00480820">
              <w:rPr>
                <w:webHidden/>
                <w:lang w:val="sr-Cyrl-RS"/>
              </w:rPr>
              <w:tab/>
            </w:r>
            <w:r w:rsidRPr="00480820">
              <w:rPr>
                <w:webHidden/>
                <w:lang w:val="sr-Cyrl-RS"/>
              </w:rPr>
              <w:fldChar w:fldCharType="begin"/>
            </w:r>
            <w:r w:rsidRPr="00480820">
              <w:rPr>
                <w:webHidden/>
                <w:lang w:val="sr-Cyrl-RS"/>
              </w:rPr>
              <w:instrText xml:space="preserve"> PAGEREF _Toc178331664 \h </w:instrText>
            </w:r>
            <w:r w:rsidRPr="00480820">
              <w:rPr>
                <w:webHidden/>
                <w:lang w:val="sr-Cyrl-RS"/>
              </w:rPr>
            </w:r>
            <w:r w:rsidRPr="00480820">
              <w:rPr>
                <w:webHidden/>
                <w:lang w:val="sr-Cyrl-RS"/>
              </w:rPr>
              <w:fldChar w:fldCharType="separate"/>
            </w:r>
            <w:r w:rsidRPr="00480820">
              <w:rPr>
                <w:webHidden/>
                <w:lang w:val="sr-Cyrl-RS"/>
              </w:rPr>
              <w:t>10</w:t>
            </w:r>
            <w:r w:rsidRPr="00480820">
              <w:rPr>
                <w:webHidden/>
                <w:lang w:val="sr-Cyrl-RS"/>
              </w:rPr>
              <w:fldChar w:fldCharType="end"/>
            </w:r>
          </w:hyperlink>
        </w:p>
        <w:p w14:paraId="3770AE76" w14:textId="772C342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68" w:history="1">
            <w:r w:rsidRPr="00480820">
              <w:rPr>
                <w:rStyle w:val="Hyperlink"/>
                <w:rFonts w:eastAsiaTheme="majorEastAsia"/>
                <w:lang w:val="sr-Cyrl-RS"/>
              </w:rPr>
              <w:t>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Типови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_Toc178331668 \h </w:instrText>
            </w:r>
            <w:r w:rsidRPr="00480820">
              <w:rPr>
                <w:webHidden/>
                <w:lang w:val="sr-Cyrl-RS"/>
              </w:rPr>
            </w:r>
            <w:r w:rsidRPr="00480820">
              <w:rPr>
                <w:webHidden/>
                <w:lang w:val="sr-Cyrl-RS"/>
              </w:rPr>
              <w:fldChar w:fldCharType="separate"/>
            </w:r>
            <w:r w:rsidRPr="00480820">
              <w:rPr>
                <w:webHidden/>
                <w:lang w:val="sr-Cyrl-RS"/>
              </w:rPr>
              <w:t>10</w:t>
            </w:r>
            <w:r w:rsidRPr="00480820">
              <w:rPr>
                <w:webHidden/>
                <w:lang w:val="sr-Cyrl-RS"/>
              </w:rPr>
              <w:fldChar w:fldCharType="end"/>
            </w:r>
          </w:hyperlink>
        </w:p>
        <w:p w14:paraId="78E1B723" w14:textId="3DF2CFC4"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3" w:history="1">
            <w:r w:rsidRPr="00480820">
              <w:rPr>
                <w:rStyle w:val="Hyperlink"/>
                <w:rFonts w:eastAsiaTheme="majorEastAsia"/>
                <w:lang w:val="sr-Cyrl-RS"/>
              </w:rPr>
              <w:t>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Комуникациони протоколи</w:t>
            </w:r>
            <w:r w:rsidRPr="00480820">
              <w:rPr>
                <w:webHidden/>
                <w:lang w:val="sr-Cyrl-RS"/>
              </w:rPr>
              <w:tab/>
            </w:r>
            <w:r w:rsidRPr="00480820">
              <w:rPr>
                <w:webHidden/>
                <w:lang w:val="sr-Cyrl-RS"/>
              </w:rPr>
              <w:fldChar w:fldCharType="begin"/>
            </w:r>
            <w:r w:rsidRPr="00480820">
              <w:rPr>
                <w:webHidden/>
                <w:lang w:val="sr-Cyrl-RS"/>
              </w:rPr>
              <w:instrText xml:space="preserve"> PAGEREF _Toc178331673 \h </w:instrText>
            </w:r>
            <w:r w:rsidRPr="00480820">
              <w:rPr>
                <w:webHidden/>
                <w:lang w:val="sr-Cyrl-RS"/>
              </w:rPr>
            </w:r>
            <w:r w:rsidRPr="00480820">
              <w:rPr>
                <w:webHidden/>
                <w:lang w:val="sr-Cyrl-RS"/>
              </w:rPr>
              <w:fldChar w:fldCharType="separate"/>
            </w:r>
            <w:r w:rsidRPr="00480820">
              <w:rPr>
                <w:webHidden/>
                <w:lang w:val="sr-Cyrl-RS"/>
              </w:rPr>
              <w:t>13</w:t>
            </w:r>
            <w:r w:rsidRPr="00480820">
              <w:rPr>
                <w:webHidden/>
                <w:lang w:val="sr-Cyrl-RS"/>
              </w:rPr>
              <w:fldChar w:fldCharType="end"/>
            </w:r>
          </w:hyperlink>
        </w:p>
        <w:p w14:paraId="063BA47E" w14:textId="3831C2D0"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4" w:history="1">
            <w:r w:rsidRPr="00480820">
              <w:rPr>
                <w:rStyle w:val="Hyperlink"/>
                <w:rFonts w:eastAsiaTheme="majorEastAsia"/>
                <w:lang w:val="sr-Cyrl-RS"/>
              </w:rPr>
              <w:t>3.3.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Интерфејси за комуникацију</w:t>
            </w:r>
            <w:r w:rsidRPr="00480820">
              <w:rPr>
                <w:webHidden/>
                <w:lang w:val="sr-Cyrl-RS"/>
              </w:rPr>
              <w:tab/>
            </w:r>
            <w:r w:rsidRPr="00480820">
              <w:rPr>
                <w:webHidden/>
                <w:lang w:val="sr-Cyrl-RS"/>
              </w:rPr>
              <w:fldChar w:fldCharType="begin"/>
            </w:r>
            <w:r w:rsidRPr="00480820">
              <w:rPr>
                <w:webHidden/>
                <w:lang w:val="sr-Cyrl-RS"/>
              </w:rPr>
              <w:instrText xml:space="preserve"> PAGEREF _Toc178331674 \h </w:instrText>
            </w:r>
            <w:r w:rsidRPr="00480820">
              <w:rPr>
                <w:webHidden/>
                <w:lang w:val="sr-Cyrl-RS"/>
              </w:rPr>
            </w:r>
            <w:r w:rsidRPr="00480820">
              <w:rPr>
                <w:webHidden/>
                <w:lang w:val="sr-Cyrl-RS"/>
              </w:rPr>
              <w:fldChar w:fldCharType="separate"/>
            </w:r>
            <w:r w:rsidRPr="00480820">
              <w:rPr>
                <w:webHidden/>
                <w:lang w:val="sr-Cyrl-RS"/>
              </w:rPr>
              <w:t>15</w:t>
            </w:r>
            <w:r w:rsidRPr="00480820">
              <w:rPr>
                <w:webHidden/>
                <w:lang w:val="sr-Cyrl-RS"/>
              </w:rPr>
              <w:fldChar w:fldCharType="end"/>
            </w:r>
          </w:hyperlink>
        </w:p>
        <w:p w14:paraId="3922231B" w14:textId="3875062E"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5" w:history="1">
            <w:r w:rsidRPr="00480820">
              <w:rPr>
                <w:rStyle w:val="Hyperlink"/>
                <w:rFonts w:eastAsiaTheme="majorEastAsia"/>
                <w:lang w:val="sr-Cyrl-RS"/>
              </w:rPr>
              <w:t>3.4.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Примене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_Toc178331675 \h </w:instrText>
            </w:r>
            <w:r w:rsidRPr="00480820">
              <w:rPr>
                <w:webHidden/>
                <w:lang w:val="sr-Cyrl-RS"/>
              </w:rPr>
            </w:r>
            <w:r w:rsidRPr="00480820">
              <w:rPr>
                <w:webHidden/>
                <w:lang w:val="sr-Cyrl-RS"/>
              </w:rPr>
              <w:fldChar w:fldCharType="separate"/>
            </w:r>
            <w:r w:rsidRPr="00480820">
              <w:rPr>
                <w:webHidden/>
                <w:lang w:val="sr-Cyrl-RS"/>
              </w:rPr>
              <w:t>17</w:t>
            </w:r>
            <w:r w:rsidRPr="00480820">
              <w:rPr>
                <w:webHidden/>
                <w:lang w:val="sr-Cyrl-RS"/>
              </w:rPr>
              <w:fldChar w:fldCharType="end"/>
            </w:r>
          </w:hyperlink>
        </w:p>
        <w:p w14:paraId="6DA99886" w14:textId="0BD80BCA" w:rsidR="006C725E" w:rsidRPr="00480820" w:rsidRDefault="006C725E">
          <w:pPr>
            <w:pStyle w:val="TOC3"/>
            <w:tabs>
              <w:tab w:val="left" w:pos="1100"/>
              <w:tab w:val="right" w:leader="dot" w:pos="9074"/>
            </w:tabs>
            <w:rPr>
              <w:rFonts w:asciiTheme="minorHAnsi" w:eastAsiaTheme="minorEastAsia" w:hAnsiTheme="minorHAnsi" w:cstheme="minorBidi"/>
              <w:kern w:val="2"/>
              <w:lang w:val="sr-Cyrl-RS"/>
              <w14:ligatures w14:val="standardContextual"/>
            </w:rPr>
          </w:pPr>
          <w:hyperlink w:anchor="_Toc178331676" w:history="1">
            <w:r w:rsidRPr="00480820">
              <w:rPr>
                <w:rStyle w:val="Hyperlink"/>
                <w:rFonts w:eastAsiaTheme="majorEastAsia"/>
                <w:lang w:val="sr-Cyrl-RS"/>
              </w:rPr>
              <w:t>3.5.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Предности и мане инвертерске комуникације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_Toc178331676 \h </w:instrText>
            </w:r>
            <w:r w:rsidRPr="00480820">
              <w:rPr>
                <w:webHidden/>
                <w:lang w:val="sr-Cyrl-RS"/>
              </w:rPr>
            </w:r>
            <w:r w:rsidRPr="00480820">
              <w:rPr>
                <w:webHidden/>
                <w:lang w:val="sr-Cyrl-RS"/>
              </w:rPr>
              <w:fldChar w:fldCharType="separate"/>
            </w:r>
            <w:r w:rsidRPr="00480820">
              <w:rPr>
                <w:webHidden/>
                <w:lang w:val="sr-Cyrl-RS"/>
              </w:rPr>
              <w:t>19</w:t>
            </w:r>
            <w:r w:rsidRPr="00480820">
              <w:rPr>
                <w:webHidden/>
                <w:lang w:val="sr-Cyrl-RS"/>
              </w:rPr>
              <w:fldChar w:fldCharType="end"/>
            </w:r>
          </w:hyperlink>
        </w:p>
        <w:p w14:paraId="1E4D4518" w14:textId="47F99F2A"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677" w:history="1">
            <w:r w:rsidRPr="00480820">
              <w:rPr>
                <w:rStyle w:val="Hyperlink"/>
                <w:rFonts w:eastAsiaTheme="majorEastAsia"/>
                <w:lang w:val="sr-Cyrl-RS"/>
              </w:rPr>
              <w:t>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Сајбер безбедност контроле соларних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_Toc178331677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1560594D" w14:textId="676294B7"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682" w:history="1">
            <w:r w:rsidRPr="00480820">
              <w:rPr>
                <w:rStyle w:val="Hyperlink"/>
                <w:rFonts w:eastAsiaTheme="majorEastAsia"/>
                <w:lang w:val="sr-Cyrl-RS"/>
              </w:rPr>
              <w:t>4.1.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на нивоу инвертера</w:t>
            </w:r>
            <w:r w:rsidRPr="00480820">
              <w:rPr>
                <w:webHidden/>
                <w:lang w:val="sr-Cyrl-RS"/>
              </w:rPr>
              <w:tab/>
            </w:r>
            <w:r w:rsidRPr="00480820">
              <w:rPr>
                <w:webHidden/>
                <w:lang w:val="sr-Cyrl-RS"/>
              </w:rPr>
              <w:fldChar w:fldCharType="begin"/>
            </w:r>
            <w:r w:rsidRPr="00480820">
              <w:rPr>
                <w:webHidden/>
                <w:lang w:val="sr-Cyrl-RS"/>
              </w:rPr>
              <w:instrText xml:space="preserve"> PAGEREF _Toc178331682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2C4E9F90" w14:textId="4AC0383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83" w:history="1">
            <w:r w:rsidRPr="00480820">
              <w:rPr>
                <w:rStyle w:val="Hyperlink"/>
                <w:rFonts w:eastAsiaTheme="majorEastAsia"/>
                <w:lang w:val="sr-Cyrl-RS"/>
              </w:rPr>
              <w:t>4.1.1.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Сигурно покретање (Secure Boot)</w:t>
            </w:r>
            <w:r w:rsidRPr="00480820">
              <w:rPr>
                <w:webHidden/>
                <w:lang w:val="sr-Cyrl-RS"/>
              </w:rPr>
              <w:tab/>
            </w:r>
            <w:r w:rsidRPr="00480820">
              <w:rPr>
                <w:webHidden/>
                <w:lang w:val="sr-Cyrl-RS"/>
              </w:rPr>
              <w:fldChar w:fldCharType="begin"/>
            </w:r>
            <w:r w:rsidRPr="00480820">
              <w:rPr>
                <w:webHidden/>
                <w:lang w:val="sr-Cyrl-RS"/>
              </w:rPr>
              <w:instrText xml:space="preserve"> PAGEREF _Toc178331683 \h </w:instrText>
            </w:r>
            <w:r w:rsidRPr="00480820">
              <w:rPr>
                <w:webHidden/>
                <w:lang w:val="sr-Cyrl-RS"/>
              </w:rPr>
            </w:r>
            <w:r w:rsidRPr="00480820">
              <w:rPr>
                <w:webHidden/>
                <w:lang w:val="sr-Cyrl-RS"/>
              </w:rPr>
              <w:fldChar w:fldCharType="separate"/>
            </w:r>
            <w:r w:rsidRPr="00480820">
              <w:rPr>
                <w:webHidden/>
                <w:lang w:val="sr-Cyrl-RS"/>
              </w:rPr>
              <w:t>20</w:t>
            </w:r>
            <w:r w:rsidRPr="00480820">
              <w:rPr>
                <w:webHidden/>
                <w:lang w:val="sr-Cyrl-RS"/>
              </w:rPr>
              <w:fldChar w:fldCharType="end"/>
            </w:r>
          </w:hyperlink>
        </w:p>
        <w:p w14:paraId="5F4C20D1" w14:textId="4A45C09D"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0" w:history="1">
            <w:r w:rsidRPr="00480820">
              <w:rPr>
                <w:rStyle w:val="Hyperlink"/>
                <w:rFonts w:eastAsiaTheme="majorEastAsia"/>
                <w:lang w:val="sr-Cyrl-RS"/>
              </w:rPr>
              <w:t>4.2.1.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Енкрипција фирмвера</w:t>
            </w:r>
            <w:r w:rsidRPr="00480820">
              <w:rPr>
                <w:webHidden/>
                <w:lang w:val="sr-Cyrl-RS"/>
              </w:rPr>
              <w:tab/>
            </w:r>
            <w:r w:rsidRPr="00480820">
              <w:rPr>
                <w:webHidden/>
                <w:lang w:val="sr-Cyrl-RS"/>
              </w:rPr>
              <w:fldChar w:fldCharType="begin"/>
            </w:r>
            <w:r w:rsidRPr="00480820">
              <w:rPr>
                <w:webHidden/>
                <w:lang w:val="sr-Cyrl-RS"/>
              </w:rPr>
              <w:instrText xml:space="preserve"> PAGEREF _Toc178331690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0693D309" w14:textId="1DE9BCD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1" w:history="1">
            <w:r w:rsidRPr="00480820">
              <w:rPr>
                <w:rStyle w:val="Hyperlink"/>
                <w:rFonts w:eastAsiaTheme="majorEastAsia"/>
                <w:lang w:val="sr-Cyrl-RS"/>
              </w:rPr>
              <w:t>4.2.2.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Аутентификација корисника</w:t>
            </w:r>
            <w:r w:rsidRPr="00480820">
              <w:rPr>
                <w:webHidden/>
                <w:lang w:val="sr-Cyrl-RS"/>
              </w:rPr>
              <w:tab/>
            </w:r>
            <w:r w:rsidRPr="00480820">
              <w:rPr>
                <w:webHidden/>
                <w:lang w:val="sr-Cyrl-RS"/>
              </w:rPr>
              <w:fldChar w:fldCharType="begin"/>
            </w:r>
            <w:r w:rsidRPr="00480820">
              <w:rPr>
                <w:webHidden/>
                <w:lang w:val="sr-Cyrl-RS"/>
              </w:rPr>
              <w:instrText xml:space="preserve"> PAGEREF _Toc178331691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7013C354" w14:textId="46FE6E1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2" w:history="1">
            <w:r w:rsidRPr="00480820">
              <w:rPr>
                <w:rStyle w:val="Hyperlink"/>
                <w:rFonts w:eastAsiaTheme="majorEastAsia"/>
                <w:lang w:val="sr-Cyrl-RS"/>
              </w:rPr>
              <w:t>4.2.3.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од физичког напада</w:t>
            </w:r>
            <w:r w:rsidRPr="00480820">
              <w:rPr>
                <w:webHidden/>
                <w:lang w:val="sr-Cyrl-RS"/>
              </w:rPr>
              <w:tab/>
            </w:r>
            <w:r w:rsidRPr="00480820">
              <w:rPr>
                <w:webHidden/>
                <w:lang w:val="sr-Cyrl-RS"/>
              </w:rPr>
              <w:fldChar w:fldCharType="begin"/>
            </w:r>
            <w:r w:rsidRPr="00480820">
              <w:rPr>
                <w:webHidden/>
                <w:lang w:val="sr-Cyrl-RS"/>
              </w:rPr>
              <w:instrText xml:space="preserve"> PAGEREF _Toc178331692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41395D29" w14:textId="1F6F2856"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3" w:history="1">
            <w:r w:rsidRPr="00480820">
              <w:rPr>
                <w:rStyle w:val="Hyperlink"/>
                <w:rFonts w:eastAsiaTheme="majorEastAsia"/>
                <w:lang w:val="sr-Cyrl-RS"/>
              </w:rPr>
              <w:t>4.2.4.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Правила за лозинке</w:t>
            </w:r>
            <w:r w:rsidRPr="00480820">
              <w:rPr>
                <w:webHidden/>
                <w:lang w:val="sr-Cyrl-RS"/>
              </w:rPr>
              <w:tab/>
            </w:r>
            <w:r w:rsidRPr="00480820">
              <w:rPr>
                <w:webHidden/>
                <w:lang w:val="sr-Cyrl-RS"/>
              </w:rPr>
              <w:fldChar w:fldCharType="begin"/>
            </w:r>
            <w:r w:rsidRPr="00480820">
              <w:rPr>
                <w:webHidden/>
                <w:lang w:val="sr-Cyrl-RS"/>
              </w:rPr>
              <w:instrText xml:space="preserve"> PAGEREF _Toc178331693 \h </w:instrText>
            </w:r>
            <w:r w:rsidRPr="00480820">
              <w:rPr>
                <w:webHidden/>
                <w:lang w:val="sr-Cyrl-RS"/>
              </w:rPr>
            </w:r>
            <w:r w:rsidRPr="00480820">
              <w:rPr>
                <w:webHidden/>
                <w:lang w:val="sr-Cyrl-RS"/>
              </w:rPr>
              <w:fldChar w:fldCharType="separate"/>
            </w:r>
            <w:r w:rsidRPr="00480820">
              <w:rPr>
                <w:webHidden/>
                <w:lang w:val="sr-Cyrl-RS"/>
              </w:rPr>
              <w:t>21</w:t>
            </w:r>
            <w:r w:rsidRPr="00480820">
              <w:rPr>
                <w:webHidden/>
                <w:lang w:val="sr-Cyrl-RS"/>
              </w:rPr>
              <w:fldChar w:fldCharType="end"/>
            </w:r>
          </w:hyperlink>
        </w:p>
        <w:p w14:paraId="50B7BA3F" w14:textId="0248DA8F"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4" w:history="1">
            <w:r w:rsidRPr="00480820">
              <w:rPr>
                <w:rStyle w:val="Hyperlink"/>
                <w:rFonts w:eastAsiaTheme="majorEastAsia"/>
                <w:lang w:val="sr-Cyrl-RS"/>
              </w:rPr>
              <w:t>4.2.5.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Даљинско ажурирање фирмвера (</w:t>
            </w:r>
            <w:r w:rsidRPr="00480820">
              <w:rPr>
                <w:rStyle w:val="Hyperlink"/>
                <w:rFonts w:eastAsiaTheme="majorEastAsia"/>
                <w:bCs/>
                <w:lang w:val="sr-Cyrl-RS"/>
              </w:rPr>
              <w:t>Firmware over-the-air</w:t>
            </w:r>
            <w:r w:rsidRPr="00480820">
              <w:rPr>
                <w:rStyle w:val="Hyperlink"/>
                <w:rFonts w:eastAsiaTheme="majorEastAsia"/>
                <w:lang w:val="sr-Cyrl-RS"/>
              </w:rPr>
              <w:t>)</w:t>
            </w:r>
            <w:r w:rsidRPr="00480820">
              <w:rPr>
                <w:webHidden/>
                <w:lang w:val="sr-Cyrl-RS"/>
              </w:rPr>
              <w:tab/>
            </w:r>
            <w:r w:rsidRPr="00480820">
              <w:rPr>
                <w:webHidden/>
                <w:lang w:val="sr-Cyrl-RS"/>
              </w:rPr>
              <w:fldChar w:fldCharType="begin"/>
            </w:r>
            <w:r w:rsidRPr="00480820">
              <w:rPr>
                <w:webHidden/>
                <w:lang w:val="sr-Cyrl-RS"/>
              </w:rPr>
              <w:instrText xml:space="preserve"> PAGEREF _Toc178331694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3370E040" w14:textId="5C04A46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5" w:history="1">
            <w:r w:rsidRPr="00480820">
              <w:rPr>
                <w:rStyle w:val="Hyperlink"/>
                <w:rFonts w:eastAsiaTheme="majorEastAsia"/>
                <w:lang w:val="sr-Cyrl-RS"/>
              </w:rPr>
              <w:t>4.2.6.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Мониторинг и логовање</w:t>
            </w:r>
            <w:r w:rsidRPr="00480820">
              <w:rPr>
                <w:webHidden/>
                <w:lang w:val="sr-Cyrl-RS"/>
              </w:rPr>
              <w:tab/>
            </w:r>
            <w:r w:rsidRPr="00480820">
              <w:rPr>
                <w:webHidden/>
                <w:lang w:val="sr-Cyrl-RS"/>
              </w:rPr>
              <w:fldChar w:fldCharType="begin"/>
            </w:r>
            <w:r w:rsidRPr="00480820">
              <w:rPr>
                <w:webHidden/>
                <w:lang w:val="sr-Cyrl-RS"/>
              </w:rPr>
              <w:instrText xml:space="preserve"> PAGEREF _Toc178331695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0C57B72B" w14:textId="14B870DD"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696" w:history="1">
            <w:r w:rsidRPr="00480820">
              <w:rPr>
                <w:rStyle w:val="Hyperlink"/>
                <w:rFonts w:eastAsiaTheme="majorEastAsia"/>
                <w:lang w:val="sr-Cyrl-RS"/>
              </w:rPr>
              <w:t>4.3.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Заштита на мрежном нивоу</w:t>
            </w:r>
            <w:r w:rsidRPr="00480820">
              <w:rPr>
                <w:webHidden/>
                <w:lang w:val="sr-Cyrl-RS"/>
              </w:rPr>
              <w:tab/>
            </w:r>
            <w:r w:rsidRPr="00480820">
              <w:rPr>
                <w:webHidden/>
                <w:lang w:val="sr-Cyrl-RS"/>
              </w:rPr>
              <w:fldChar w:fldCharType="begin"/>
            </w:r>
            <w:r w:rsidRPr="00480820">
              <w:rPr>
                <w:webHidden/>
                <w:lang w:val="sr-Cyrl-RS"/>
              </w:rPr>
              <w:instrText xml:space="preserve"> PAGEREF _Toc178331696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1C1A9DC7" w14:textId="5430EE1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7" w:history="1">
            <w:r w:rsidRPr="00480820">
              <w:rPr>
                <w:rStyle w:val="Hyperlink"/>
                <w:rFonts w:eastAsiaTheme="majorEastAsia"/>
                <w:lang w:val="sr-Cyrl-RS"/>
              </w:rPr>
              <w:t>4.3.1.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Енкрипција комуникације (TLS/SSL)</w:t>
            </w:r>
            <w:r w:rsidRPr="00480820">
              <w:rPr>
                <w:webHidden/>
                <w:lang w:val="sr-Cyrl-RS"/>
              </w:rPr>
              <w:tab/>
            </w:r>
            <w:r w:rsidRPr="00480820">
              <w:rPr>
                <w:webHidden/>
                <w:lang w:val="sr-Cyrl-RS"/>
              </w:rPr>
              <w:fldChar w:fldCharType="begin"/>
            </w:r>
            <w:r w:rsidRPr="00480820">
              <w:rPr>
                <w:webHidden/>
                <w:lang w:val="sr-Cyrl-RS"/>
              </w:rPr>
              <w:instrText xml:space="preserve"> PAGEREF _Toc178331697 \h </w:instrText>
            </w:r>
            <w:r w:rsidRPr="00480820">
              <w:rPr>
                <w:webHidden/>
                <w:lang w:val="sr-Cyrl-RS"/>
              </w:rPr>
            </w:r>
            <w:r w:rsidRPr="00480820">
              <w:rPr>
                <w:webHidden/>
                <w:lang w:val="sr-Cyrl-RS"/>
              </w:rPr>
              <w:fldChar w:fldCharType="separate"/>
            </w:r>
            <w:r w:rsidRPr="00480820">
              <w:rPr>
                <w:webHidden/>
                <w:lang w:val="sr-Cyrl-RS"/>
              </w:rPr>
              <w:t>22</w:t>
            </w:r>
            <w:r w:rsidRPr="00480820">
              <w:rPr>
                <w:webHidden/>
                <w:lang w:val="sr-Cyrl-RS"/>
              </w:rPr>
              <w:fldChar w:fldCharType="end"/>
            </w:r>
          </w:hyperlink>
        </w:p>
        <w:p w14:paraId="442394C3" w14:textId="7C8B7828"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8" w:history="1">
            <w:r w:rsidRPr="00480820">
              <w:rPr>
                <w:rStyle w:val="Hyperlink"/>
                <w:rFonts w:eastAsiaTheme="majorEastAsia"/>
                <w:lang w:val="sr-Cyrl-RS"/>
              </w:rPr>
              <w:t>4.3.2.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ВПН (</w:t>
            </w:r>
            <w:r w:rsidRPr="00480820">
              <w:rPr>
                <w:rStyle w:val="Hyperlink"/>
                <w:rFonts w:eastAsiaTheme="majorEastAsia"/>
                <w:bCs/>
                <w:lang w:val="sr-Cyrl-RS"/>
              </w:rPr>
              <w:t>VPN</w:t>
            </w:r>
            <w:r w:rsidRPr="00480820">
              <w:rPr>
                <w:rStyle w:val="Hyperlink"/>
                <w:rFonts w:eastAsiaTheme="majorEastAsia"/>
                <w:lang w:val="sr-Cyrl-RS"/>
              </w:rPr>
              <w:t>) тунел</w:t>
            </w:r>
            <w:r w:rsidRPr="00480820">
              <w:rPr>
                <w:webHidden/>
                <w:lang w:val="sr-Cyrl-RS"/>
              </w:rPr>
              <w:tab/>
            </w:r>
            <w:r w:rsidRPr="00480820">
              <w:rPr>
                <w:webHidden/>
                <w:lang w:val="sr-Cyrl-RS"/>
              </w:rPr>
              <w:fldChar w:fldCharType="begin"/>
            </w:r>
            <w:r w:rsidRPr="00480820">
              <w:rPr>
                <w:webHidden/>
                <w:lang w:val="sr-Cyrl-RS"/>
              </w:rPr>
              <w:instrText xml:space="preserve"> PAGEREF _Toc178331698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240EE2E5" w14:textId="153674D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699" w:history="1">
            <w:r w:rsidRPr="00480820">
              <w:rPr>
                <w:rStyle w:val="Hyperlink"/>
                <w:rFonts w:eastAsiaTheme="majorEastAsia"/>
                <w:lang w:val="sr-Cyrl-RS"/>
              </w:rPr>
              <w:t>4.3.3.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Фајервал ()</w:t>
            </w:r>
            <w:r w:rsidRPr="00480820">
              <w:rPr>
                <w:webHidden/>
                <w:lang w:val="sr-Cyrl-RS"/>
              </w:rPr>
              <w:tab/>
            </w:r>
            <w:r w:rsidRPr="00480820">
              <w:rPr>
                <w:webHidden/>
                <w:lang w:val="sr-Cyrl-RS"/>
              </w:rPr>
              <w:fldChar w:fldCharType="begin"/>
            </w:r>
            <w:r w:rsidRPr="00480820">
              <w:rPr>
                <w:webHidden/>
                <w:lang w:val="sr-Cyrl-RS"/>
              </w:rPr>
              <w:instrText xml:space="preserve"> PAGEREF _Toc178331699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6A232DCD" w14:textId="02D648EB"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0" w:history="1">
            <w:r w:rsidRPr="00480820">
              <w:rPr>
                <w:rStyle w:val="Hyperlink"/>
                <w:rFonts w:eastAsiaTheme="majorEastAsia"/>
                <w:lang w:val="sr-Cyrl-RS"/>
              </w:rPr>
              <w:t>4.3.4.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ИДС (</w:t>
            </w:r>
            <w:r w:rsidRPr="00480820">
              <w:rPr>
                <w:rStyle w:val="Hyperlink"/>
                <w:rFonts w:eastAsiaTheme="majorEastAsia"/>
                <w:bCs/>
                <w:lang w:val="sr-Cyrl-RS"/>
              </w:rPr>
              <w:t>Intrusion Detection Systems</w:t>
            </w:r>
            <w:r w:rsidRPr="00480820">
              <w:rPr>
                <w:rStyle w:val="Hyperlink"/>
                <w:rFonts w:eastAsiaTheme="majorEastAsia"/>
                <w:lang w:val="sr-Cyrl-RS"/>
              </w:rPr>
              <w:t>) / ИПС (</w:t>
            </w:r>
            <w:r w:rsidRPr="00480820">
              <w:rPr>
                <w:rStyle w:val="Hyperlink"/>
                <w:rFonts w:eastAsiaTheme="majorEastAsia"/>
                <w:bCs/>
                <w:lang w:val="sr-Cyrl-RS"/>
              </w:rPr>
              <w:t>Intrusion Prevention Systems</w:t>
            </w:r>
            <w:r w:rsidRPr="00480820">
              <w:rPr>
                <w:rStyle w:val="Hyperlink"/>
                <w:rFonts w:eastAsiaTheme="majorEastAsia"/>
                <w:lang w:val="sr-Cyrl-RS"/>
              </w:rPr>
              <w:t>)</w:t>
            </w:r>
            <w:r w:rsidRPr="00480820">
              <w:rPr>
                <w:webHidden/>
                <w:lang w:val="sr-Cyrl-RS"/>
              </w:rPr>
              <w:tab/>
            </w:r>
            <w:r w:rsidRPr="00480820">
              <w:rPr>
                <w:webHidden/>
                <w:lang w:val="sr-Cyrl-RS"/>
              </w:rPr>
              <w:fldChar w:fldCharType="begin"/>
            </w:r>
            <w:r w:rsidRPr="00480820">
              <w:rPr>
                <w:webHidden/>
                <w:lang w:val="sr-Cyrl-RS"/>
              </w:rPr>
              <w:instrText xml:space="preserve"> PAGEREF _Toc178331700 \h </w:instrText>
            </w:r>
            <w:r w:rsidRPr="00480820">
              <w:rPr>
                <w:webHidden/>
                <w:lang w:val="sr-Cyrl-RS"/>
              </w:rPr>
            </w:r>
            <w:r w:rsidRPr="00480820">
              <w:rPr>
                <w:webHidden/>
                <w:lang w:val="sr-Cyrl-RS"/>
              </w:rPr>
              <w:fldChar w:fldCharType="separate"/>
            </w:r>
            <w:r w:rsidRPr="00480820">
              <w:rPr>
                <w:webHidden/>
                <w:lang w:val="sr-Cyrl-RS"/>
              </w:rPr>
              <w:t>23</w:t>
            </w:r>
            <w:r w:rsidRPr="00480820">
              <w:rPr>
                <w:webHidden/>
                <w:lang w:val="sr-Cyrl-RS"/>
              </w:rPr>
              <w:fldChar w:fldCharType="end"/>
            </w:r>
          </w:hyperlink>
        </w:p>
        <w:p w14:paraId="62A0FDAB" w14:textId="5DB51ABF"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1" w:history="1">
            <w:r w:rsidRPr="00480820">
              <w:rPr>
                <w:rStyle w:val="Hyperlink"/>
                <w:rFonts w:eastAsiaTheme="majorEastAsia"/>
                <w:lang w:val="sr-Cyrl-RS"/>
              </w:rPr>
              <w:t>4.3.5.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Сегментација мреже</w:t>
            </w:r>
            <w:r w:rsidRPr="00480820">
              <w:rPr>
                <w:webHidden/>
                <w:lang w:val="sr-Cyrl-RS"/>
              </w:rPr>
              <w:tab/>
            </w:r>
            <w:r w:rsidRPr="00480820">
              <w:rPr>
                <w:webHidden/>
                <w:lang w:val="sr-Cyrl-RS"/>
              </w:rPr>
              <w:fldChar w:fldCharType="begin"/>
            </w:r>
            <w:r w:rsidRPr="00480820">
              <w:rPr>
                <w:webHidden/>
                <w:lang w:val="sr-Cyrl-RS"/>
              </w:rPr>
              <w:instrText xml:space="preserve"> PAGEREF _Toc178331701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55306E0C" w14:textId="63F06905"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2" w:history="1">
            <w:r w:rsidRPr="00480820">
              <w:rPr>
                <w:rStyle w:val="Hyperlink"/>
                <w:rFonts w:eastAsiaTheme="majorEastAsia"/>
                <w:lang w:val="sr-Cyrl-RS"/>
              </w:rPr>
              <w:t>4.3.6.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Редовно ажурирање софтвера и фирмвера</w:t>
            </w:r>
            <w:r w:rsidRPr="00480820">
              <w:rPr>
                <w:webHidden/>
                <w:lang w:val="sr-Cyrl-RS"/>
              </w:rPr>
              <w:tab/>
            </w:r>
            <w:r w:rsidRPr="00480820">
              <w:rPr>
                <w:webHidden/>
                <w:lang w:val="sr-Cyrl-RS"/>
              </w:rPr>
              <w:fldChar w:fldCharType="begin"/>
            </w:r>
            <w:r w:rsidRPr="00480820">
              <w:rPr>
                <w:webHidden/>
                <w:lang w:val="sr-Cyrl-RS"/>
              </w:rPr>
              <w:instrText xml:space="preserve"> PAGEREF _Toc178331702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3DFAB5E6" w14:textId="0FD4B1C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3" w:history="1">
            <w:r w:rsidRPr="00480820">
              <w:rPr>
                <w:rStyle w:val="Hyperlink"/>
                <w:rFonts w:eastAsiaTheme="majorEastAsia"/>
                <w:lang w:val="sr-Cyrl-RS"/>
              </w:rPr>
              <w:t>4.3.7.</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Мониторинг и логовање мрежног саобраћаја</w:t>
            </w:r>
            <w:r w:rsidRPr="00480820">
              <w:rPr>
                <w:webHidden/>
                <w:lang w:val="sr-Cyrl-RS"/>
              </w:rPr>
              <w:tab/>
            </w:r>
            <w:r w:rsidRPr="00480820">
              <w:rPr>
                <w:webHidden/>
                <w:lang w:val="sr-Cyrl-RS"/>
              </w:rPr>
              <w:fldChar w:fldCharType="begin"/>
            </w:r>
            <w:r w:rsidRPr="00480820">
              <w:rPr>
                <w:webHidden/>
                <w:lang w:val="sr-Cyrl-RS"/>
              </w:rPr>
              <w:instrText xml:space="preserve"> PAGEREF _Toc178331703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562115D7" w14:textId="6F7704A5"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4" w:history="1">
            <w:r w:rsidRPr="00480820">
              <w:rPr>
                <w:rStyle w:val="Hyperlink"/>
                <w:rFonts w:eastAsiaTheme="majorEastAsia"/>
                <w:lang w:val="sr-Cyrl-RS"/>
              </w:rPr>
              <w:t>4.3.8.</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Сигурно управљање приступом (ИАМ - Identity and Access Management)</w:t>
            </w:r>
            <w:r w:rsidRPr="00480820">
              <w:rPr>
                <w:webHidden/>
                <w:lang w:val="sr-Cyrl-RS"/>
              </w:rPr>
              <w:tab/>
            </w:r>
            <w:r w:rsidRPr="00480820">
              <w:rPr>
                <w:webHidden/>
                <w:lang w:val="sr-Cyrl-RS"/>
              </w:rPr>
              <w:fldChar w:fldCharType="begin"/>
            </w:r>
            <w:r w:rsidRPr="00480820">
              <w:rPr>
                <w:webHidden/>
                <w:lang w:val="sr-Cyrl-RS"/>
              </w:rPr>
              <w:instrText xml:space="preserve"> PAGEREF _Toc178331704 \h </w:instrText>
            </w:r>
            <w:r w:rsidRPr="00480820">
              <w:rPr>
                <w:webHidden/>
                <w:lang w:val="sr-Cyrl-RS"/>
              </w:rPr>
            </w:r>
            <w:r w:rsidRPr="00480820">
              <w:rPr>
                <w:webHidden/>
                <w:lang w:val="sr-Cyrl-RS"/>
              </w:rPr>
              <w:fldChar w:fldCharType="separate"/>
            </w:r>
            <w:r w:rsidRPr="00480820">
              <w:rPr>
                <w:webHidden/>
                <w:lang w:val="sr-Cyrl-RS"/>
              </w:rPr>
              <w:t>24</w:t>
            </w:r>
            <w:r w:rsidRPr="00480820">
              <w:rPr>
                <w:webHidden/>
                <w:lang w:val="sr-Cyrl-RS"/>
              </w:rPr>
              <w:fldChar w:fldCharType="end"/>
            </w:r>
          </w:hyperlink>
        </w:p>
        <w:p w14:paraId="4E4FB86A" w14:textId="455FD535"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05" w:history="1">
            <w:r w:rsidRPr="00480820">
              <w:rPr>
                <w:rStyle w:val="Hyperlink"/>
                <w:rFonts w:eastAsiaTheme="majorEastAsia"/>
                <w:lang w:val="sr-Cyrl-RS"/>
              </w:rPr>
              <w:t>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соларних система</w:t>
            </w:r>
            <w:r w:rsidRPr="00480820">
              <w:rPr>
                <w:webHidden/>
                <w:lang w:val="sr-Cyrl-RS"/>
              </w:rPr>
              <w:tab/>
            </w:r>
            <w:r w:rsidRPr="00480820">
              <w:rPr>
                <w:webHidden/>
                <w:lang w:val="sr-Cyrl-RS"/>
              </w:rPr>
              <w:fldChar w:fldCharType="begin"/>
            </w:r>
            <w:r w:rsidRPr="00480820">
              <w:rPr>
                <w:webHidden/>
                <w:lang w:val="sr-Cyrl-RS"/>
              </w:rPr>
              <w:instrText xml:space="preserve"> PAGEREF _Toc178331705 \h </w:instrText>
            </w:r>
            <w:r w:rsidRPr="00480820">
              <w:rPr>
                <w:webHidden/>
                <w:lang w:val="sr-Cyrl-RS"/>
              </w:rPr>
            </w:r>
            <w:r w:rsidRPr="00480820">
              <w:rPr>
                <w:webHidden/>
                <w:lang w:val="sr-Cyrl-RS"/>
              </w:rPr>
              <w:fldChar w:fldCharType="separate"/>
            </w:r>
            <w:r w:rsidRPr="00480820">
              <w:rPr>
                <w:webHidden/>
                <w:lang w:val="sr-Cyrl-RS"/>
              </w:rPr>
              <w:t>25</w:t>
            </w:r>
            <w:r w:rsidRPr="00480820">
              <w:rPr>
                <w:webHidden/>
                <w:lang w:val="sr-Cyrl-RS"/>
              </w:rPr>
              <w:fldChar w:fldCharType="end"/>
            </w:r>
          </w:hyperlink>
        </w:p>
        <w:p w14:paraId="63629625" w14:textId="14AF9939"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07" w:history="1">
            <w:r w:rsidRPr="00480820">
              <w:rPr>
                <w:rStyle w:val="Hyperlink"/>
                <w:rFonts w:eastAsiaTheme="majorEastAsia"/>
                <w:lang w:val="sr-Cyrl-RS"/>
              </w:rPr>
              <w:t>5.1.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Солармен (Solarman)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_Toc178331707 \h </w:instrText>
            </w:r>
            <w:r w:rsidRPr="00480820">
              <w:rPr>
                <w:webHidden/>
                <w:lang w:val="sr-Cyrl-RS"/>
              </w:rPr>
            </w:r>
            <w:r w:rsidRPr="00480820">
              <w:rPr>
                <w:webHidden/>
                <w:lang w:val="sr-Cyrl-RS"/>
              </w:rPr>
              <w:fldChar w:fldCharType="separate"/>
            </w:r>
            <w:r w:rsidRPr="00480820">
              <w:rPr>
                <w:webHidden/>
                <w:lang w:val="sr-Cyrl-RS"/>
              </w:rPr>
              <w:t>27</w:t>
            </w:r>
            <w:r w:rsidRPr="00480820">
              <w:rPr>
                <w:webHidden/>
                <w:lang w:val="sr-Cyrl-RS"/>
              </w:rPr>
              <w:fldChar w:fldCharType="end"/>
            </w:r>
          </w:hyperlink>
        </w:p>
        <w:p w14:paraId="5826E8E6" w14:textId="49D67E3E"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8" w:history="1">
            <w:r w:rsidRPr="00480820">
              <w:rPr>
                <w:rStyle w:val="Hyperlink"/>
                <w:rFonts w:eastAsiaTheme="majorEastAsia"/>
                <w:lang w:val="sr-Cyrl-RS"/>
              </w:rPr>
              <w:t>5.1.1.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Преуизимање контроле налога манипулациојом ауторизационих токена</w:t>
            </w:r>
            <w:r w:rsidRPr="00480820">
              <w:rPr>
                <w:webHidden/>
                <w:lang w:val="sr-Cyrl-RS"/>
              </w:rPr>
              <w:tab/>
            </w:r>
            <w:r w:rsidRPr="00480820">
              <w:rPr>
                <w:webHidden/>
                <w:lang w:val="sr-Cyrl-RS"/>
              </w:rPr>
              <w:fldChar w:fldCharType="begin"/>
            </w:r>
            <w:r w:rsidRPr="00480820">
              <w:rPr>
                <w:webHidden/>
                <w:lang w:val="sr-Cyrl-RS"/>
              </w:rPr>
              <w:instrText xml:space="preserve"> PAGEREF _Toc178331708 \h </w:instrText>
            </w:r>
            <w:r w:rsidRPr="00480820">
              <w:rPr>
                <w:webHidden/>
                <w:lang w:val="sr-Cyrl-RS"/>
              </w:rPr>
            </w:r>
            <w:r w:rsidRPr="00480820">
              <w:rPr>
                <w:webHidden/>
                <w:lang w:val="sr-Cyrl-RS"/>
              </w:rPr>
              <w:fldChar w:fldCharType="separate"/>
            </w:r>
            <w:r w:rsidRPr="00480820">
              <w:rPr>
                <w:webHidden/>
                <w:lang w:val="sr-Cyrl-RS"/>
              </w:rPr>
              <w:t>28</w:t>
            </w:r>
            <w:r w:rsidRPr="00480820">
              <w:rPr>
                <w:webHidden/>
                <w:lang w:val="sr-Cyrl-RS"/>
              </w:rPr>
              <w:fldChar w:fldCharType="end"/>
            </w:r>
          </w:hyperlink>
        </w:p>
        <w:p w14:paraId="67C1A920" w14:textId="54EBEC1C"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09" w:history="1">
            <w:r w:rsidRPr="00480820">
              <w:rPr>
                <w:rStyle w:val="Hyperlink"/>
                <w:rFonts w:eastAsiaTheme="majorEastAsia"/>
                <w:lang w:val="sr-Cyrl-RS"/>
              </w:rPr>
              <w:t>5.1.2.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Поновна употреба Деј Клауд токена</w:t>
            </w:r>
            <w:r w:rsidRPr="00480820">
              <w:rPr>
                <w:webHidden/>
                <w:lang w:val="sr-Cyrl-RS"/>
              </w:rPr>
              <w:tab/>
            </w:r>
            <w:r w:rsidRPr="00480820">
              <w:rPr>
                <w:webHidden/>
                <w:lang w:val="sr-Cyrl-RS"/>
              </w:rPr>
              <w:fldChar w:fldCharType="begin"/>
            </w:r>
            <w:r w:rsidRPr="00480820">
              <w:rPr>
                <w:webHidden/>
                <w:lang w:val="sr-Cyrl-RS"/>
              </w:rPr>
              <w:instrText xml:space="preserve"> PAGEREF _Toc178331709 \h </w:instrText>
            </w:r>
            <w:r w:rsidRPr="00480820">
              <w:rPr>
                <w:webHidden/>
                <w:lang w:val="sr-Cyrl-RS"/>
              </w:rPr>
            </w:r>
            <w:r w:rsidRPr="00480820">
              <w:rPr>
                <w:webHidden/>
                <w:lang w:val="sr-Cyrl-RS"/>
              </w:rPr>
              <w:fldChar w:fldCharType="separate"/>
            </w:r>
            <w:r w:rsidRPr="00480820">
              <w:rPr>
                <w:webHidden/>
                <w:lang w:val="sr-Cyrl-RS"/>
              </w:rPr>
              <w:t>29</w:t>
            </w:r>
            <w:r w:rsidRPr="00480820">
              <w:rPr>
                <w:webHidden/>
                <w:lang w:val="sr-Cyrl-RS"/>
              </w:rPr>
              <w:fldChar w:fldCharType="end"/>
            </w:r>
          </w:hyperlink>
        </w:p>
        <w:p w14:paraId="0B822E35" w14:textId="4FBAF95A"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0" w:history="1">
            <w:r w:rsidRPr="00480820">
              <w:rPr>
                <w:rStyle w:val="Hyperlink"/>
                <w:rFonts w:eastAsiaTheme="majorEastAsia"/>
                <w:lang w:val="sr-Cyrl-RS"/>
              </w:rPr>
              <w:t>5.1.3.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Прикупљање података кроз /group-s/acc/orgs АПИ ендпоинт</w:t>
            </w:r>
            <w:r w:rsidRPr="00480820">
              <w:rPr>
                <w:webHidden/>
                <w:lang w:val="sr-Cyrl-RS"/>
              </w:rPr>
              <w:tab/>
            </w:r>
            <w:r w:rsidRPr="00480820">
              <w:rPr>
                <w:webHidden/>
                <w:lang w:val="sr-Cyrl-RS"/>
              </w:rPr>
              <w:fldChar w:fldCharType="begin"/>
            </w:r>
            <w:r w:rsidRPr="00480820">
              <w:rPr>
                <w:webHidden/>
                <w:lang w:val="sr-Cyrl-RS"/>
              </w:rPr>
              <w:instrText xml:space="preserve"> PAGEREF _Toc178331710 \h </w:instrText>
            </w:r>
            <w:r w:rsidRPr="00480820">
              <w:rPr>
                <w:webHidden/>
                <w:lang w:val="sr-Cyrl-RS"/>
              </w:rPr>
            </w:r>
            <w:r w:rsidRPr="00480820">
              <w:rPr>
                <w:webHidden/>
                <w:lang w:val="sr-Cyrl-RS"/>
              </w:rPr>
              <w:fldChar w:fldCharType="separate"/>
            </w:r>
            <w:r w:rsidRPr="00480820">
              <w:rPr>
                <w:webHidden/>
                <w:lang w:val="sr-Cyrl-RS"/>
              </w:rPr>
              <w:t>29</w:t>
            </w:r>
            <w:r w:rsidRPr="00480820">
              <w:rPr>
                <w:webHidden/>
                <w:lang w:val="sr-Cyrl-RS"/>
              </w:rPr>
              <w:fldChar w:fldCharType="end"/>
            </w:r>
          </w:hyperlink>
        </w:p>
        <w:p w14:paraId="1C336B37" w14:textId="1ADFB276"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1" w:history="1">
            <w:r w:rsidRPr="00480820">
              <w:rPr>
                <w:rStyle w:val="Hyperlink"/>
                <w:rFonts w:eastAsiaTheme="majorEastAsia"/>
                <w:lang w:val="sr-Cyrl-RS"/>
              </w:rPr>
              <w:t>5.1.4.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утицаја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_Toc178331711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7BA4ED27" w14:textId="1C241302"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2" w:history="1">
            <w:r w:rsidRPr="00480820">
              <w:rPr>
                <w:rStyle w:val="Hyperlink"/>
                <w:rFonts w:eastAsiaTheme="majorEastAsia"/>
                <w:lang w:val="sr-Cyrl-RS"/>
              </w:rPr>
              <w:t>5.1.5.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Процедура обавештења и поправљања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_Toc178331712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012AD8A6" w14:textId="36E0E4D4"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13" w:history="1">
            <w:r w:rsidRPr="00480820">
              <w:rPr>
                <w:rStyle w:val="Hyperlink"/>
                <w:rFonts w:eastAsiaTheme="majorEastAsia"/>
                <w:lang w:val="sr-Cyrl-RS"/>
              </w:rPr>
              <w:t>5.2.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Деј (Deye)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_Toc178331713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63C605EF" w14:textId="0AD74977"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4" w:history="1">
            <w:r w:rsidRPr="00480820">
              <w:rPr>
                <w:rStyle w:val="Hyperlink"/>
                <w:rFonts w:eastAsiaTheme="majorEastAsia"/>
                <w:lang w:val="sr-Cyrl-RS"/>
              </w:rPr>
              <w:t>5.2.1.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Хардкодирани профили</w:t>
            </w:r>
            <w:r w:rsidRPr="00480820">
              <w:rPr>
                <w:webHidden/>
                <w:lang w:val="sr-Cyrl-RS"/>
              </w:rPr>
              <w:tab/>
            </w:r>
            <w:r w:rsidRPr="00480820">
              <w:rPr>
                <w:webHidden/>
                <w:lang w:val="sr-Cyrl-RS"/>
              </w:rPr>
              <w:fldChar w:fldCharType="begin"/>
            </w:r>
            <w:r w:rsidRPr="00480820">
              <w:rPr>
                <w:webHidden/>
                <w:lang w:val="sr-Cyrl-RS"/>
              </w:rPr>
              <w:instrText xml:space="preserve"> PAGEREF _Toc178331714 \h </w:instrText>
            </w:r>
            <w:r w:rsidRPr="00480820">
              <w:rPr>
                <w:webHidden/>
                <w:lang w:val="sr-Cyrl-RS"/>
              </w:rPr>
            </w:r>
            <w:r w:rsidRPr="00480820">
              <w:rPr>
                <w:webHidden/>
                <w:lang w:val="sr-Cyrl-RS"/>
              </w:rPr>
              <w:fldChar w:fldCharType="separate"/>
            </w:r>
            <w:r w:rsidRPr="00480820">
              <w:rPr>
                <w:webHidden/>
                <w:lang w:val="sr-Cyrl-RS"/>
              </w:rPr>
              <w:t>31</w:t>
            </w:r>
            <w:r w:rsidRPr="00480820">
              <w:rPr>
                <w:webHidden/>
                <w:lang w:val="sr-Cyrl-RS"/>
              </w:rPr>
              <w:fldChar w:fldCharType="end"/>
            </w:r>
          </w:hyperlink>
        </w:p>
        <w:p w14:paraId="3EDE936B" w14:textId="7AF1791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5" w:history="1">
            <w:r w:rsidRPr="00480820">
              <w:rPr>
                <w:rStyle w:val="Hyperlink"/>
                <w:rFonts w:eastAsiaTheme="majorEastAsia"/>
                <w:lang w:val="sr-Cyrl-RS"/>
              </w:rPr>
              <w:t>5.2.2.</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Прибављање података кроз /user-s/acc/orgs АПИ ендпоинт</w:t>
            </w:r>
            <w:r w:rsidRPr="00480820">
              <w:rPr>
                <w:webHidden/>
                <w:lang w:val="sr-Cyrl-RS"/>
              </w:rPr>
              <w:tab/>
            </w:r>
            <w:r w:rsidRPr="00480820">
              <w:rPr>
                <w:webHidden/>
                <w:lang w:val="sr-Cyrl-RS"/>
              </w:rPr>
              <w:fldChar w:fldCharType="begin"/>
            </w:r>
            <w:r w:rsidRPr="00480820">
              <w:rPr>
                <w:webHidden/>
                <w:lang w:val="sr-Cyrl-RS"/>
              </w:rPr>
              <w:instrText xml:space="preserve"> PAGEREF _Toc178331715 \h </w:instrText>
            </w:r>
            <w:r w:rsidRPr="00480820">
              <w:rPr>
                <w:webHidden/>
                <w:lang w:val="sr-Cyrl-RS"/>
              </w:rPr>
            </w:r>
            <w:r w:rsidRPr="00480820">
              <w:rPr>
                <w:webHidden/>
                <w:lang w:val="sr-Cyrl-RS"/>
              </w:rPr>
              <w:fldChar w:fldCharType="separate"/>
            </w:r>
            <w:r w:rsidRPr="00480820">
              <w:rPr>
                <w:webHidden/>
                <w:lang w:val="sr-Cyrl-RS"/>
              </w:rPr>
              <w:t>33</w:t>
            </w:r>
            <w:r w:rsidRPr="00480820">
              <w:rPr>
                <w:webHidden/>
                <w:lang w:val="sr-Cyrl-RS"/>
              </w:rPr>
              <w:fldChar w:fldCharType="end"/>
            </w:r>
          </w:hyperlink>
        </w:p>
        <w:p w14:paraId="7BCA3CE5" w14:textId="4BEF0D9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6" w:history="1">
            <w:r w:rsidRPr="00480820">
              <w:rPr>
                <w:rStyle w:val="Hyperlink"/>
                <w:rFonts w:eastAsiaTheme="majorEastAsia"/>
                <w:lang w:val="sr-Cyrl-RS"/>
              </w:rPr>
              <w:t>5.2.3.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Генерисање недозвољених токена ауторизације</w:t>
            </w:r>
            <w:r w:rsidRPr="00480820">
              <w:rPr>
                <w:webHidden/>
                <w:lang w:val="sr-Cyrl-RS"/>
              </w:rPr>
              <w:tab/>
            </w:r>
            <w:r w:rsidRPr="00480820">
              <w:rPr>
                <w:webHidden/>
                <w:lang w:val="sr-Cyrl-RS"/>
              </w:rPr>
              <w:fldChar w:fldCharType="begin"/>
            </w:r>
            <w:r w:rsidRPr="00480820">
              <w:rPr>
                <w:webHidden/>
                <w:lang w:val="sr-Cyrl-RS"/>
              </w:rPr>
              <w:instrText xml:space="preserve"> PAGEREF _Toc178331716 \h </w:instrText>
            </w:r>
            <w:r w:rsidRPr="00480820">
              <w:rPr>
                <w:webHidden/>
                <w:lang w:val="sr-Cyrl-RS"/>
              </w:rPr>
            </w:r>
            <w:r w:rsidRPr="00480820">
              <w:rPr>
                <w:webHidden/>
                <w:lang w:val="sr-Cyrl-RS"/>
              </w:rPr>
              <w:fldChar w:fldCharType="separate"/>
            </w:r>
            <w:r w:rsidRPr="00480820">
              <w:rPr>
                <w:webHidden/>
                <w:lang w:val="sr-Cyrl-RS"/>
              </w:rPr>
              <w:t>34</w:t>
            </w:r>
            <w:r w:rsidRPr="00480820">
              <w:rPr>
                <w:webHidden/>
                <w:lang w:val="sr-Cyrl-RS"/>
              </w:rPr>
              <w:fldChar w:fldCharType="end"/>
            </w:r>
          </w:hyperlink>
        </w:p>
        <w:p w14:paraId="188F12E8" w14:textId="1FD69949"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7" w:history="1">
            <w:r w:rsidRPr="00480820">
              <w:rPr>
                <w:rStyle w:val="Hyperlink"/>
                <w:rFonts w:eastAsiaTheme="majorEastAsia"/>
                <w:lang w:val="sr-Cyrl-RS"/>
              </w:rPr>
              <w:t>5.2.4.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Анализа утицаја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_Toc178331717 \h </w:instrText>
            </w:r>
            <w:r w:rsidRPr="00480820">
              <w:rPr>
                <w:webHidden/>
                <w:lang w:val="sr-Cyrl-RS"/>
              </w:rPr>
            </w:r>
            <w:r w:rsidRPr="00480820">
              <w:rPr>
                <w:webHidden/>
                <w:lang w:val="sr-Cyrl-RS"/>
              </w:rPr>
              <w:fldChar w:fldCharType="separate"/>
            </w:r>
            <w:r w:rsidRPr="00480820">
              <w:rPr>
                <w:webHidden/>
                <w:lang w:val="sr-Cyrl-RS"/>
              </w:rPr>
              <w:t>34</w:t>
            </w:r>
            <w:r w:rsidRPr="00480820">
              <w:rPr>
                <w:webHidden/>
                <w:lang w:val="sr-Cyrl-RS"/>
              </w:rPr>
              <w:fldChar w:fldCharType="end"/>
            </w:r>
          </w:hyperlink>
        </w:p>
        <w:p w14:paraId="43D50F8B" w14:textId="3F1B513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18" w:history="1">
            <w:r w:rsidRPr="00480820">
              <w:rPr>
                <w:rStyle w:val="Hyperlink"/>
                <w:rFonts w:eastAsiaTheme="majorEastAsia"/>
                <w:lang w:val="sr-Cyrl-RS"/>
              </w:rPr>
              <w:t>5.2.5.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 xml:space="preserve"> Процедура обавештења и поправљања рањивости</w:t>
            </w:r>
            <w:r w:rsidRPr="00480820">
              <w:rPr>
                <w:webHidden/>
                <w:lang w:val="sr-Cyrl-RS"/>
              </w:rPr>
              <w:tab/>
            </w:r>
            <w:r w:rsidRPr="00480820">
              <w:rPr>
                <w:webHidden/>
                <w:lang w:val="sr-Cyrl-RS"/>
              </w:rPr>
              <w:fldChar w:fldCharType="begin"/>
            </w:r>
            <w:r w:rsidRPr="00480820">
              <w:rPr>
                <w:webHidden/>
                <w:lang w:val="sr-Cyrl-RS"/>
              </w:rPr>
              <w:instrText xml:space="preserve"> PAGEREF _Toc178331718 \h </w:instrText>
            </w:r>
            <w:r w:rsidRPr="00480820">
              <w:rPr>
                <w:webHidden/>
                <w:lang w:val="sr-Cyrl-RS"/>
              </w:rPr>
            </w:r>
            <w:r w:rsidRPr="00480820">
              <w:rPr>
                <w:webHidden/>
                <w:lang w:val="sr-Cyrl-RS"/>
              </w:rPr>
              <w:fldChar w:fldCharType="separate"/>
            </w:r>
            <w:r w:rsidRPr="00480820">
              <w:rPr>
                <w:webHidden/>
                <w:lang w:val="sr-Cyrl-RS"/>
              </w:rPr>
              <w:t>35</w:t>
            </w:r>
            <w:r w:rsidRPr="00480820">
              <w:rPr>
                <w:webHidden/>
                <w:lang w:val="sr-Cyrl-RS"/>
              </w:rPr>
              <w:fldChar w:fldCharType="end"/>
            </w:r>
          </w:hyperlink>
        </w:p>
        <w:p w14:paraId="5FC2295A" w14:textId="0C894811"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19" w:history="1">
            <w:r w:rsidRPr="00480820">
              <w:rPr>
                <w:rStyle w:val="Hyperlink"/>
                <w:rFonts w:eastAsiaTheme="majorEastAsia"/>
                <w:lang w:val="sr-Cyrl-RS"/>
              </w:rPr>
              <w:t>5.3.</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Сангроу (Sungrow)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_Toc178331719 \h </w:instrText>
            </w:r>
            <w:r w:rsidRPr="00480820">
              <w:rPr>
                <w:webHidden/>
                <w:lang w:val="sr-Cyrl-RS"/>
              </w:rPr>
            </w:r>
            <w:r w:rsidRPr="00480820">
              <w:rPr>
                <w:webHidden/>
                <w:lang w:val="sr-Cyrl-RS"/>
              </w:rPr>
              <w:fldChar w:fldCharType="separate"/>
            </w:r>
            <w:r w:rsidRPr="00480820">
              <w:rPr>
                <w:webHidden/>
                <w:lang w:val="sr-Cyrl-RS"/>
              </w:rPr>
              <w:t>35</w:t>
            </w:r>
            <w:r w:rsidRPr="00480820">
              <w:rPr>
                <w:webHidden/>
                <w:lang w:val="sr-Cyrl-RS"/>
              </w:rPr>
              <w:fldChar w:fldCharType="end"/>
            </w:r>
          </w:hyperlink>
        </w:p>
        <w:p w14:paraId="36B94414" w14:textId="01D49711" w:rsidR="006C725E" w:rsidRPr="00480820" w:rsidRDefault="006C725E">
          <w:pPr>
            <w:pStyle w:val="TOC3"/>
            <w:tabs>
              <w:tab w:val="left" w:pos="1320"/>
              <w:tab w:val="right" w:leader="dot" w:pos="9074"/>
            </w:tabs>
            <w:rPr>
              <w:rFonts w:asciiTheme="minorHAnsi" w:eastAsiaTheme="minorEastAsia" w:hAnsiTheme="minorHAnsi" w:cstheme="minorBidi"/>
              <w:kern w:val="2"/>
              <w:lang w:val="sr-Cyrl-RS"/>
              <w14:ligatures w14:val="standardContextual"/>
            </w:rPr>
          </w:pPr>
          <w:hyperlink w:anchor="_Toc178331720" w:history="1">
            <w:r w:rsidRPr="00480820">
              <w:rPr>
                <w:rStyle w:val="Hyperlink"/>
                <w:rFonts w:eastAsiaTheme="majorEastAsia"/>
                <w:lang w:val="sr-Cyrl-RS"/>
              </w:rPr>
              <w:t>5.3.1.</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w:t>
            </w:r>
            <w:r w:rsidRPr="00480820">
              <w:rPr>
                <w:webHidden/>
                <w:lang w:val="sr-Cyrl-RS"/>
              </w:rPr>
              <w:tab/>
            </w:r>
            <w:r w:rsidRPr="00480820">
              <w:rPr>
                <w:webHidden/>
                <w:lang w:val="sr-Cyrl-RS"/>
              </w:rPr>
              <w:fldChar w:fldCharType="begin"/>
            </w:r>
            <w:r w:rsidRPr="00480820">
              <w:rPr>
                <w:webHidden/>
                <w:lang w:val="sr-Cyrl-RS"/>
              </w:rPr>
              <w:instrText xml:space="preserve"> PAGEREF _Toc178331720 \h </w:instrText>
            </w:r>
            <w:r w:rsidRPr="00480820">
              <w:rPr>
                <w:webHidden/>
                <w:lang w:val="sr-Cyrl-RS"/>
              </w:rPr>
            </w:r>
            <w:r w:rsidRPr="00480820">
              <w:rPr>
                <w:webHidden/>
                <w:lang w:val="sr-Cyrl-RS"/>
              </w:rPr>
              <w:fldChar w:fldCharType="separate"/>
            </w:r>
            <w:r w:rsidRPr="00480820">
              <w:rPr>
                <w:webHidden/>
                <w:lang w:val="sr-Cyrl-RS"/>
              </w:rPr>
              <w:t>36</w:t>
            </w:r>
            <w:r w:rsidRPr="00480820">
              <w:rPr>
                <w:webHidden/>
                <w:lang w:val="sr-Cyrl-RS"/>
              </w:rPr>
              <w:fldChar w:fldCharType="end"/>
            </w:r>
          </w:hyperlink>
        </w:p>
        <w:p w14:paraId="7C7579B2" w14:textId="3B94C842"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1" w:history="1">
            <w:r w:rsidRPr="00480820">
              <w:rPr>
                <w:rStyle w:val="Hyperlink"/>
                <w:rFonts w:eastAsiaTheme="majorEastAsia"/>
                <w:lang w:val="sr-Cyrl-RS"/>
              </w:rPr>
              <w:t>5.4.</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Енфејз (Enphase)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_Toc178331721 \h </w:instrText>
            </w:r>
            <w:r w:rsidRPr="00480820">
              <w:rPr>
                <w:webHidden/>
                <w:lang w:val="sr-Cyrl-RS"/>
              </w:rPr>
            </w:r>
            <w:r w:rsidRPr="00480820">
              <w:rPr>
                <w:webHidden/>
                <w:lang w:val="sr-Cyrl-RS"/>
              </w:rPr>
              <w:fldChar w:fldCharType="separate"/>
            </w:r>
            <w:r w:rsidRPr="00480820">
              <w:rPr>
                <w:webHidden/>
                <w:lang w:val="sr-Cyrl-RS"/>
              </w:rPr>
              <w:t>38</w:t>
            </w:r>
            <w:r w:rsidRPr="00480820">
              <w:rPr>
                <w:webHidden/>
                <w:lang w:val="sr-Cyrl-RS"/>
              </w:rPr>
              <w:fldChar w:fldCharType="end"/>
            </w:r>
          </w:hyperlink>
        </w:p>
        <w:p w14:paraId="41CA97FA" w14:textId="5CFBCE7B"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2" w:history="1">
            <w:r w:rsidRPr="00480820">
              <w:rPr>
                <w:rStyle w:val="Hyperlink"/>
                <w:rFonts w:eastAsiaTheme="majorEastAsia"/>
                <w:lang w:val="sr-Cyrl-RS"/>
              </w:rPr>
              <w:t>5.5.</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Контек (Contec)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_Toc178331722 \h </w:instrText>
            </w:r>
            <w:r w:rsidRPr="00480820">
              <w:rPr>
                <w:webHidden/>
                <w:lang w:val="sr-Cyrl-RS"/>
              </w:rPr>
            </w:r>
            <w:r w:rsidRPr="00480820">
              <w:rPr>
                <w:webHidden/>
                <w:lang w:val="sr-Cyrl-RS"/>
              </w:rPr>
              <w:fldChar w:fldCharType="separate"/>
            </w:r>
            <w:r w:rsidRPr="00480820">
              <w:rPr>
                <w:webHidden/>
                <w:lang w:val="sr-Cyrl-RS"/>
              </w:rPr>
              <w:t>39</w:t>
            </w:r>
            <w:r w:rsidRPr="00480820">
              <w:rPr>
                <w:webHidden/>
                <w:lang w:val="sr-Cyrl-RS"/>
              </w:rPr>
              <w:fldChar w:fldCharType="end"/>
            </w:r>
          </w:hyperlink>
        </w:p>
        <w:p w14:paraId="14352478" w14:textId="3B23F6A2" w:rsidR="006C725E" w:rsidRPr="00480820" w:rsidRDefault="006C725E">
          <w:pPr>
            <w:pStyle w:val="TOC2"/>
            <w:tabs>
              <w:tab w:val="left" w:pos="880"/>
              <w:tab w:val="right" w:leader="dot" w:pos="9074"/>
            </w:tabs>
            <w:rPr>
              <w:rFonts w:asciiTheme="minorHAnsi" w:eastAsiaTheme="minorEastAsia" w:hAnsiTheme="minorHAnsi" w:cstheme="minorBidi"/>
              <w:kern w:val="2"/>
              <w:lang w:val="sr-Cyrl-RS"/>
              <w14:ligatures w14:val="standardContextual"/>
            </w:rPr>
          </w:pPr>
          <w:hyperlink w:anchor="_Toc178331723" w:history="1">
            <w:r w:rsidRPr="00480820">
              <w:rPr>
                <w:rStyle w:val="Hyperlink"/>
                <w:rFonts w:eastAsiaTheme="majorEastAsia"/>
                <w:lang w:val="sr-Cyrl-RS"/>
              </w:rPr>
              <w:t>5.6.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Рањивости Сименс (Siemens) соларне опреме</w:t>
            </w:r>
            <w:r w:rsidRPr="00480820">
              <w:rPr>
                <w:webHidden/>
                <w:lang w:val="sr-Cyrl-RS"/>
              </w:rPr>
              <w:tab/>
            </w:r>
            <w:r w:rsidRPr="00480820">
              <w:rPr>
                <w:webHidden/>
                <w:lang w:val="sr-Cyrl-RS"/>
              </w:rPr>
              <w:fldChar w:fldCharType="begin"/>
            </w:r>
            <w:r w:rsidRPr="00480820">
              <w:rPr>
                <w:webHidden/>
                <w:lang w:val="sr-Cyrl-RS"/>
              </w:rPr>
              <w:instrText xml:space="preserve"> PAGEREF _Toc178331723 \h </w:instrText>
            </w:r>
            <w:r w:rsidRPr="00480820">
              <w:rPr>
                <w:webHidden/>
                <w:lang w:val="sr-Cyrl-RS"/>
              </w:rPr>
            </w:r>
            <w:r w:rsidRPr="00480820">
              <w:rPr>
                <w:webHidden/>
                <w:lang w:val="sr-Cyrl-RS"/>
              </w:rPr>
              <w:fldChar w:fldCharType="separate"/>
            </w:r>
            <w:r w:rsidRPr="00480820">
              <w:rPr>
                <w:webHidden/>
                <w:lang w:val="sr-Cyrl-RS"/>
              </w:rPr>
              <w:t>39</w:t>
            </w:r>
            <w:r w:rsidRPr="00480820">
              <w:rPr>
                <w:webHidden/>
                <w:lang w:val="sr-Cyrl-RS"/>
              </w:rPr>
              <w:fldChar w:fldCharType="end"/>
            </w:r>
          </w:hyperlink>
        </w:p>
        <w:p w14:paraId="55C4D07B" w14:textId="32FD0C88"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4" w:history="1">
            <w:r w:rsidRPr="00480820">
              <w:rPr>
                <w:rStyle w:val="Hyperlink"/>
                <w:rFonts w:eastAsiaTheme="majorEastAsia"/>
                <w:lang w:val="sr-Cyrl-RS"/>
              </w:rPr>
              <w:t>6.</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Степен отворености (Attack surface)</w:t>
            </w:r>
            <w:r w:rsidRPr="00480820">
              <w:rPr>
                <w:webHidden/>
                <w:lang w:val="sr-Cyrl-RS"/>
              </w:rPr>
              <w:tab/>
            </w:r>
            <w:r w:rsidRPr="00480820">
              <w:rPr>
                <w:webHidden/>
                <w:lang w:val="sr-Cyrl-RS"/>
              </w:rPr>
              <w:fldChar w:fldCharType="begin"/>
            </w:r>
            <w:r w:rsidRPr="00480820">
              <w:rPr>
                <w:webHidden/>
                <w:lang w:val="sr-Cyrl-RS"/>
              </w:rPr>
              <w:instrText xml:space="preserve"> PAGEREF _Toc178331724 \h </w:instrText>
            </w:r>
            <w:r w:rsidRPr="00480820">
              <w:rPr>
                <w:webHidden/>
                <w:lang w:val="sr-Cyrl-RS"/>
              </w:rPr>
            </w:r>
            <w:r w:rsidRPr="00480820">
              <w:rPr>
                <w:webHidden/>
                <w:lang w:val="sr-Cyrl-RS"/>
              </w:rPr>
              <w:fldChar w:fldCharType="separate"/>
            </w:r>
            <w:r w:rsidRPr="00480820">
              <w:rPr>
                <w:webHidden/>
                <w:lang w:val="sr-Cyrl-RS"/>
              </w:rPr>
              <w:t>41</w:t>
            </w:r>
            <w:r w:rsidRPr="00480820">
              <w:rPr>
                <w:webHidden/>
                <w:lang w:val="sr-Cyrl-RS"/>
              </w:rPr>
              <w:fldChar w:fldCharType="end"/>
            </w:r>
          </w:hyperlink>
        </w:p>
        <w:p w14:paraId="7A7EE40F" w14:textId="54D2550C"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5" w:history="1">
            <w:r w:rsidRPr="00480820">
              <w:rPr>
                <w:rStyle w:val="Hyperlink"/>
                <w:rFonts w:eastAsiaTheme="majorEastAsia"/>
                <w:lang w:val="sr-Cyrl-RS"/>
              </w:rPr>
              <w:t>7.</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Закључак</w:t>
            </w:r>
            <w:r w:rsidRPr="00480820">
              <w:rPr>
                <w:webHidden/>
                <w:lang w:val="sr-Cyrl-RS"/>
              </w:rPr>
              <w:tab/>
            </w:r>
            <w:r w:rsidRPr="00480820">
              <w:rPr>
                <w:webHidden/>
                <w:lang w:val="sr-Cyrl-RS"/>
              </w:rPr>
              <w:fldChar w:fldCharType="begin"/>
            </w:r>
            <w:r w:rsidRPr="00480820">
              <w:rPr>
                <w:webHidden/>
                <w:lang w:val="sr-Cyrl-RS"/>
              </w:rPr>
              <w:instrText xml:space="preserve"> PAGEREF _Toc178331725 \h </w:instrText>
            </w:r>
            <w:r w:rsidRPr="00480820">
              <w:rPr>
                <w:webHidden/>
                <w:lang w:val="sr-Cyrl-RS"/>
              </w:rPr>
            </w:r>
            <w:r w:rsidRPr="00480820">
              <w:rPr>
                <w:webHidden/>
                <w:lang w:val="sr-Cyrl-RS"/>
              </w:rPr>
              <w:fldChar w:fldCharType="separate"/>
            </w:r>
            <w:r w:rsidRPr="00480820">
              <w:rPr>
                <w:webHidden/>
                <w:lang w:val="sr-Cyrl-RS"/>
              </w:rPr>
              <w:t>43</w:t>
            </w:r>
            <w:r w:rsidRPr="00480820">
              <w:rPr>
                <w:webHidden/>
                <w:lang w:val="sr-Cyrl-RS"/>
              </w:rPr>
              <w:fldChar w:fldCharType="end"/>
            </w:r>
          </w:hyperlink>
        </w:p>
        <w:p w14:paraId="71000A6F" w14:textId="0CA32D7A" w:rsidR="006C725E" w:rsidRPr="00480820" w:rsidRDefault="006C725E">
          <w:pPr>
            <w:pStyle w:val="TOC1"/>
            <w:tabs>
              <w:tab w:val="left" w:pos="440"/>
              <w:tab w:val="right" w:leader="dot" w:pos="9074"/>
            </w:tabs>
            <w:rPr>
              <w:rFonts w:asciiTheme="minorHAnsi" w:eastAsiaTheme="minorEastAsia" w:hAnsiTheme="minorHAnsi" w:cstheme="minorBidi"/>
              <w:kern w:val="2"/>
              <w:lang w:val="sr-Cyrl-RS"/>
              <w14:ligatures w14:val="standardContextual"/>
            </w:rPr>
          </w:pPr>
          <w:hyperlink w:anchor="_Toc178331726" w:history="1">
            <w:r w:rsidRPr="00480820">
              <w:rPr>
                <w:rStyle w:val="Hyperlink"/>
                <w:rFonts w:eastAsiaTheme="majorEastAsia"/>
                <w:lang w:val="sr-Cyrl-RS"/>
              </w:rPr>
              <w:t>8.</w:t>
            </w:r>
            <w:r w:rsidRPr="00480820">
              <w:rPr>
                <w:rFonts w:asciiTheme="minorHAnsi" w:eastAsiaTheme="minorEastAsia" w:hAnsiTheme="minorHAnsi" w:cstheme="minorBidi"/>
                <w:kern w:val="2"/>
                <w:lang w:val="sr-Cyrl-RS"/>
                <w14:ligatures w14:val="standardContextual"/>
              </w:rPr>
              <w:tab/>
            </w:r>
            <w:r w:rsidRPr="00480820">
              <w:rPr>
                <w:rStyle w:val="Hyperlink"/>
                <w:rFonts w:eastAsiaTheme="majorEastAsia"/>
                <w:lang w:val="sr-Cyrl-RS"/>
              </w:rPr>
              <w:t>Литература</w:t>
            </w:r>
            <w:r w:rsidRPr="00480820">
              <w:rPr>
                <w:webHidden/>
                <w:lang w:val="sr-Cyrl-RS"/>
              </w:rPr>
              <w:tab/>
            </w:r>
            <w:r w:rsidRPr="00480820">
              <w:rPr>
                <w:webHidden/>
                <w:lang w:val="sr-Cyrl-RS"/>
              </w:rPr>
              <w:fldChar w:fldCharType="begin"/>
            </w:r>
            <w:r w:rsidRPr="00480820">
              <w:rPr>
                <w:webHidden/>
                <w:lang w:val="sr-Cyrl-RS"/>
              </w:rPr>
              <w:instrText xml:space="preserve"> PAGEREF _Toc178331726 \h </w:instrText>
            </w:r>
            <w:r w:rsidRPr="00480820">
              <w:rPr>
                <w:webHidden/>
                <w:lang w:val="sr-Cyrl-RS"/>
              </w:rPr>
            </w:r>
            <w:r w:rsidRPr="00480820">
              <w:rPr>
                <w:webHidden/>
                <w:lang w:val="sr-Cyrl-RS"/>
              </w:rPr>
              <w:fldChar w:fldCharType="separate"/>
            </w:r>
            <w:r w:rsidRPr="00480820">
              <w:rPr>
                <w:webHidden/>
                <w:lang w:val="sr-Cyrl-RS"/>
              </w:rPr>
              <w:t>44</w:t>
            </w:r>
            <w:r w:rsidRPr="00480820">
              <w:rPr>
                <w:webHidden/>
                <w:lang w:val="sr-Cyrl-RS"/>
              </w:rPr>
              <w:fldChar w:fldCharType="end"/>
            </w:r>
          </w:hyperlink>
        </w:p>
        <w:p w14:paraId="16937E03" w14:textId="299D2F40" w:rsidR="00F25A51" w:rsidRPr="00480820" w:rsidRDefault="00F25A51">
          <w:pPr>
            <w:rPr>
              <w:lang w:val="sr-Cyrl-RS"/>
            </w:rPr>
          </w:pPr>
          <w:r w:rsidRPr="00480820">
            <w:rPr>
              <w:lang w:val="sr-Cyrl-RS"/>
            </w:rPr>
            <w:fldChar w:fldCharType="end"/>
          </w:r>
        </w:p>
      </w:sdtContent>
    </w:sdt>
    <w:p w14:paraId="43E3498C" w14:textId="34AE0CF4" w:rsidR="00CC27EC" w:rsidRPr="00480820" w:rsidRDefault="00CC27EC" w:rsidP="00F25A51">
      <w:pPr>
        <w:rPr>
          <w:lang w:val="sr-Cyrl-RS"/>
        </w:rPr>
      </w:pPr>
    </w:p>
    <w:p w14:paraId="24A23CA7" w14:textId="77777777" w:rsidR="001476D2" w:rsidRPr="00480820" w:rsidRDefault="001476D2" w:rsidP="00F25A51">
      <w:pPr>
        <w:rPr>
          <w:lang w:val="sr-Cyrl-RS"/>
        </w:rPr>
      </w:pPr>
    </w:p>
    <w:p w14:paraId="53C0D336" w14:textId="77777777" w:rsidR="001476D2" w:rsidRPr="00480820" w:rsidRDefault="001476D2" w:rsidP="00F25A51">
      <w:pPr>
        <w:rPr>
          <w:lang w:val="sr-Cyrl-RS"/>
        </w:rPr>
      </w:pPr>
    </w:p>
    <w:p w14:paraId="62F5B114" w14:textId="77777777" w:rsidR="001476D2" w:rsidRPr="00480820" w:rsidRDefault="001476D2" w:rsidP="00F25A51">
      <w:pPr>
        <w:rPr>
          <w:lang w:val="sr-Cyrl-RS"/>
        </w:rPr>
      </w:pPr>
    </w:p>
    <w:p w14:paraId="4FE98E20" w14:textId="77777777" w:rsidR="001476D2" w:rsidRPr="00480820" w:rsidRDefault="001476D2" w:rsidP="00F25A51">
      <w:pPr>
        <w:rPr>
          <w:lang w:val="sr-Cyrl-RS"/>
        </w:rPr>
      </w:pPr>
    </w:p>
    <w:p w14:paraId="2B9C1A90" w14:textId="77777777" w:rsidR="001476D2" w:rsidRPr="00480820" w:rsidRDefault="001476D2" w:rsidP="00F25A51">
      <w:pPr>
        <w:rPr>
          <w:lang w:val="sr-Cyrl-RS"/>
        </w:rPr>
      </w:pPr>
    </w:p>
    <w:p w14:paraId="0BD3B150" w14:textId="77777777" w:rsidR="001476D2" w:rsidRPr="00480820" w:rsidRDefault="001476D2" w:rsidP="00F25A51">
      <w:pPr>
        <w:rPr>
          <w:lang w:val="sr-Cyrl-RS"/>
        </w:rPr>
      </w:pPr>
    </w:p>
    <w:p w14:paraId="49ED6C6A" w14:textId="77777777" w:rsidR="001476D2" w:rsidRPr="00480820" w:rsidRDefault="001476D2" w:rsidP="00F25A51">
      <w:pPr>
        <w:rPr>
          <w:lang w:val="sr-Cyrl-RS"/>
        </w:rPr>
      </w:pPr>
    </w:p>
    <w:p w14:paraId="49459552" w14:textId="77777777" w:rsidR="001476D2" w:rsidRPr="00480820" w:rsidRDefault="001476D2" w:rsidP="00F25A51">
      <w:pPr>
        <w:rPr>
          <w:lang w:val="sr-Cyrl-RS"/>
        </w:rPr>
      </w:pPr>
    </w:p>
    <w:p w14:paraId="4BE3AFB5" w14:textId="77777777" w:rsidR="001476D2" w:rsidRPr="00480820" w:rsidRDefault="001476D2" w:rsidP="00F25A51">
      <w:pPr>
        <w:rPr>
          <w:lang w:val="sr-Cyrl-RS"/>
        </w:rPr>
      </w:pPr>
    </w:p>
    <w:p w14:paraId="06485B6A" w14:textId="77777777" w:rsidR="001476D2" w:rsidRPr="00480820" w:rsidRDefault="001476D2" w:rsidP="00F25A51">
      <w:pPr>
        <w:rPr>
          <w:lang w:val="sr-Cyrl-RS"/>
        </w:rPr>
      </w:pPr>
    </w:p>
    <w:p w14:paraId="015453BD" w14:textId="77777777" w:rsidR="001476D2" w:rsidRPr="00480820" w:rsidRDefault="001476D2" w:rsidP="00F25A51">
      <w:pPr>
        <w:rPr>
          <w:lang w:val="sr-Cyrl-RS"/>
        </w:rPr>
      </w:pPr>
    </w:p>
    <w:p w14:paraId="04383028" w14:textId="77777777" w:rsidR="001476D2" w:rsidRPr="00480820" w:rsidRDefault="001476D2" w:rsidP="00F25A51">
      <w:pPr>
        <w:rPr>
          <w:lang w:val="sr-Cyrl-RS"/>
        </w:rPr>
      </w:pPr>
    </w:p>
    <w:p w14:paraId="1197E941" w14:textId="77777777" w:rsidR="001476D2" w:rsidRPr="00480820" w:rsidRDefault="001476D2" w:rsidP="00F25A51">
      <w:pPr>
        <w:rPr>
          <w:lang w:val="sr-Cyrl-RS"/>
        </w:rPr>
      </w:pPr>
    </w:p>
    <w:p w14:paraId="35416B9C" w14:textId="77777777" w:rsidR="001476D2" w:rsidRPr="00480820" w:rsidRDefault="001476D2" w:rsidP="00F25A51">
      <w:pPr>
        <w:rPr>
          <w:lang w:val="sr-Cyrl-RS"/>
        </w:rPr>
      </w:pPr>
    </w:p>
    <w:p w14:paraId="43046D77" w14:textId="77777777" w:rsidR="001476D2" w:rsidRPr="00480820" w:rsidRDefault="001476D2" w:rsidP="00F25A51">
      <w:pPr>
        <w:rPr>
          <w:lang w:val="sr-Cyrl-RS"/>
        </w:rPr>
      </w:pPr>
    </w:p>
    <w:p w14:paraId="74AFC85A" w14:textId="77777777" w:rsidR="001476D2" w:rsidRPr="00480820" w:rsidRDefault="001476D2" w:rsidP="00F25A51">
      <w:pPr>
        <w:rPr>
          <w:lang w:val="sr-Cyrl-RS"/>
        </w:rPr>
      </w:pPr>
    </w:p>
    <w:p w14:paraId="7ED8C98B" w14:textId="77777777" w:rsidR="001476D2" w:rsidRPr="00480820" w:rsidRDefault="001476D2" w:rsidP="00F25A51">
      <w:pPr>
        <w:rPr>
          <w:lang w:val="sr-Cyrl-RS"/>
        </w:rPr>
      </w:pPr>
    </w:p>
    <w:p w14:paraId="206831ED" w14:textId="77777777" w:rsidR="001476D2" w:rsidRPr="00480820" w:rsidRDefault="001476D2" w:rsidP="00F25A51">
      <w:pPr>
        <w:rPr>
          <w:lang w:val="sr-Cyrl-RS"/>
        </w:rPr>
      </w:pPr>
    </w:p>
    <w:p w14:paraId="7B2FD338" w14:textId="77777777" w:rsidR="001476D2" w:rsidRPr="00480820" w:rsidRDefault="001476D2" w:rsidP="00F25A51">
      <w:pPr>
        <w:rPr>
          <w:lang w:val="sr-Cyrl-RS"/>
        </w:rPr>
      </w:pPr>
    </w:p>
    <w:p w14:paraId="609A7FD1" w14:textId="77777777" w:rsidR="001476D2" w:rsidRPr="00480820" w:rsidRDefault="001476D2" w:rsidP="00F25A51">
      <w:pPr>
        <w:rPr>
          <w:lang w:val="sr-Cyrl-RS"/>
        </w:rPr>
      </w:pPr>
    </w:p>
    <w:p w14:paraId="48F57935" w14:textId="77777777" w:rsidR="001476D2" w:rsidRPr="00480820" w:rsidRDefault="001476D2" w:rsidP="00F25A51">
      <w:pPr>
        <w:rPr>
          <w:lang w:val="sr-Cyrl-RS"/>
        </w:rPr>
      </w:pPr>
    </w:p>
    <w:p w14:paraId="5931CE48" w14:textId="77777777" w:rsidR="001476D2" w:rsidRPr="00480820" w:rsidRDefault="001476D2" w:rsidP="00F25A51">
      <w:pPr>
        <w:rPr>
          <w:lang w:val="sr-Cyrl-RS"/>
        </w:rPr>
      </w:pPr>
    </w:p>
    <w:p w14:paraId="4120133C" w14:textId="77777777" w:rsidR="001476D2" w:rsidRPr="00480820" w:rsidRDefault="001476D2" w:rsidP="00F25A51">
      <w:pPr>
        <w:rPr>
          <w:lang w:val="sr-Cyrl-RS"/>
        </w:rPr>
      </w:pPr>
    </w:p>
    <w:p w14:paraId="369A2850" w14:textId="77777777" w:rsidR="001476D2" w:rsidRPr="00480820" w:rsidRDefault="001476D2" w:rsidP="00F25A51">
      <w:pPr>
        <w:rPr>
          <w:lang w:val="sr-Cyrl-RS"/>
        </w:rPr>
      </w:pPr>
    </w:p>
    <w:p w14:paraId="3058FED8" w14:textId="77777777" w:rsidR="001476D2" w:rsidRPr="00480820" w:rsidRDefault="001476D2" w:rsidP="00F25A51">
      <w:pPr>
        <w:rPr>
          <w:lang w:val="sr-Cyrl-RS"/>
        </w:rPr>
      </w:pPr>
    </w:p>
    <w:p w14:paraId="352ACBC4" w14:textId="77777777" w:rsidR="001476D2" w:rsidRPr="00480820" w:rsidRDefault="001476D2" w:rsidP="00F25A51">
      <w:pPr>
        <w:rPr>
          <w:lang w:val="sr-Cyrl-RS"/>
        </w:rPr>
      </w:pPr>
    </w:p>
    <w:p w14:paraId="4804F6A5" w14:textId="77777777" w:rsidR="001476D2" w:rsidRPr="00480820" w:rsidRDefault="001476D2" w:rsidP="00F25A51">
      <w:pPr>
        <w:rPr>
          <w:lang w:val="sr-Cyrl-RS"/>
        </w:rPr>
      </w:pPr>
    </w:p>
    <w:p w14:paraId="7BCAE242" w14:textId="77777777" w:rsidR="001476D2" w:rsidRPr="00480820" w:rsidRDefault="001476D2" w:rsidP="00F25A51">
      <w:pPr>
        <w:rPr>
          <w:lang w:val="sr-Cyrl-RS"/>
        </w:rPr>
      </w:pPr>
    </w:p>
    <w:p w14:paraId="61E67BB6" w14:textId="77777777" w:rsidR="001476D2" w:rsidRPr="00480820" w:rsidRDefault="001476D2" w:rsidP="00F25A51">
      <w:pPr>
        <w:rPr>
          <w:lang w:val="sr-Cyrl-RS"/>
        </w:rPr>
      </w:pPr>
    </w:p>
    <w:p w14:paraId="71DAB80C" w14:textId="77777777" w:rsidR="001476D2" w:rsidRPr="00480820" w:rsidRDefault="001476D2" w:rsidP="00F25A51">
      <w:pPr>
        <w:rPr>
          <w:lang w:val="sr-Cyrl-RS"/>
        </w:rPr>
      </w:pPr>
    </w:p>
    <w:p w14:paraId="3796867E" w14:textId="77777777" w:rsidR="001476D2" w:rsidRPr="00480820" w:rsidRDefault="001476D2" w:rsidP="00F25A51">
      <w:pPr>
        <w:rPr>
          <w:lang w:val="sr-Cyrl-RS"/>
        </w:rPr>
      </w:pPr>
    </w:p>
    <w:p w14:paraId="19D74065" w14:textId="77777777" w:rsidR="00B61375" w:rsidRPr="00480820" w:rsidRDefault="00B61375" w:rsidP="00F25A51">
      <w:pPr>
        <w:rPr>
          <w:lang w:val="sr-Cyrl-RS"/>
        </w:rPr>
      </w:pPr>
    </w:p>
    <w:p w14:paraId="0DF81FBF" w14:textId="2E1364F2" w:rsidR="00465667" w:rsidRPr="00480820" w:rsidRDefault="00465667" w:rsidP="00465667">
      <w:pPr>
        <w:pStyle w:val="Heading1"/>
        <w:numPr>
          <w:ilvl w:val="0"/>
          <w:numId w:val="1"/>
        </w:numPr>
        <w:rPr>
          <w:rFonts w:ascii="Times New Roman" w:hAnsi="Times New Roman" w:cs="Times New Roman"/>
          <w:bCs/>
          <w:color w:val="auto"/>
          <w:lang w:val="sr-Cyrl-RS"/>
        </w:rPr>
      </w:pPr>
      <w:bookmarkStart w:id="2" w:name="_Toc178331647"/>
      <w:r w:rsidRPr="00480820">
        <w:rPr>
          <w:rFonts w:ascii="Times New Roman" w:hAnsi="Times New Roman" w:cs="Times New Roman"/>
          <w:bCs/>
          <w:color w:val="auto"/>
          <w:lang w:val="sr-Cyrl-RS"/>
        </w:rPr>
        <w:lastRenderedPageBreak/>
        <w:t>Увод</w:t>
      </w:r>
      <w:bookmarkEnd w:id="2"/>
    </w:p>
    <w:p w14:paraId="3CEF12F8" w14:textId="77777777" w:rsidR="00877981" w:rsidRPr="00480820" w:rsidRDefault="00877981" w:rsidP="00155C24">
      <w:pPr>
        <w:rPr>
          <w:lang w:val="sr-Cyrl-RS"/>
        </w:rPr>
      </w:pPr>
    </w:p>
    <w:p w14:paraId="11A06B00" w14:textId="6FD33ADD" w:rsidR="00DD7057" w:rsidRPr="00480820" w:rsidRDefault="000D2C18" w:rsidP="00083EC6">
      <w:pPr>
        <w:ind w:firstLine="720"/>
        <w:jc w:val="both"/>
        <w:rPr>
          <w:sz w:val="24"/>
          <w:szCs w:val="24"/>
          <w:lang w:val="sr-Cyrl-RS"/>
        </w:rPr>
      </w:pPr>
      <w:bookmarkStart w:id="3" w:name="_Hlk174016215"/>
      <w:r w:rsidRPr="00480820">
        <w:rPr>
          <w:sz w:val="24"/>
          <w:szCs w:val="24"/>
          <w:lang w:val="sr-Cyrl-RS"/>
        </w:rPr>
        <w:t xml:space="preserve">Са порастом популарности </w:t>
      </w:r>
      <w:proofErr w:type="spellStart"/>
      <w:r w:rsidRPr="00480820">
        <w:rPr>
          <w:sz w:val="24"/>
          <w:szCs w:val="24"/>
          <w:lang w:val="sr-Cyrl-RS"/>
        </w:rPr>
        <w:t>ИоТ</w:t>
      </w:r>
      <w:proofErr w:type="spellEnd"/>
      <w:r w:rsidR="00877981" w:rsidRPr="00480820">
        <w:rPr>
          <w:sz w:val="24"/>
          <w:szCs w:val="24"/>
          <w:lang w:val="sr-Cyrl-RS"/>
        </w:rPr>
        <w:t xml:space="preserve"> (интернет ствари)</w:t>
      </w:r>
      <w:r w:rsidRPr="00480820">
        <w:rPr>
          <w:sz w:val="24"/>
          <w:szCs w:val="24"/>
          <w:lang w:val="sr-Cyrl-RS"/>
        </w:rPr>
        <w:t xml:space="preserve"> технологија м</w:t>
      </w:r>
      <w:r w:rsidR="00CF5CEE" w:rsidRPr="00480820">
        <w:rPr>
          <w:sz w:val="24"/>
          <w:szCs w:val="24"/>
          <w:lang w:val="sr-Cyrl-RS"/>
        </w:rPr>
        <w:t>одерни свет се</w:t>
      </w:r>
      <w:r w:rsidR="00DD7057" w:rsidRPr="00480820">
        <w:rPr>
          <w:sz w:val="24"/>
          <w:szCs w:val="24"/>
          <w:lang w:val="sr-Cyrl-RS"/>
        </w:rPr>
        <w:t xml:space="preserve"> </w:t>
      </w:r>
      <w:r w:rsidR="00CF5CEE" w:rsidRPr="00480820">
        <w:rPr>
          <w:sz w:val="24"/>
          <w:szCs w:val="24"/>
          <w:lang w:val="sr-Cyrl-RS"/>
        </w:rPr>
        <w:t>све више ослања на повезаност и дигиталн</w:t>
      </w:r>
      <w:r w:rsidR="00A841DF" w:rsidRPr="00480820">
        <w:rPr>
          <w:sz w:val="24"/>
          <w:szCs w:val="24"/>
          <w:lang w:val="sr-Cyrl-RS"/>
        </w:rPr>
        <w:t>е</w:t>
      </w:r>
      <w:r w:rsidR="00CF5CEE" w:rsidRPr="00480820">
        <w:rPr>
          <w:sz w:val="24"/>
          <w:szCs w:val="24"/>
          <w:lang w:val="sr-Cyrl-RS"/>
        </w:rPr>
        <w:t xml:space="preserve"> мреж</w:t>
      </w:r>
      <w:r w:rsidR="00A841DF" w:rsidRPr="00480820">
        <w:rPr>
          <w:sz w:val="24"/>
          <w:szCs w:val="24"/>
          <w:lang w:val="sr-Cyrl-RS"/>
        </w:rPr>
        <w:t>е</w:t>
      </w:r>
      <w:r w:rsidR="00CF5CEE" w:rsidRPr="00480820">
        <w:rPr>
          <w:sz w:val="24"/>
          <w:szCs w:val="24"/>
          <w:lang w:val="sr-Cyrl-RS"/>
        </w:rPr>
        <w:t>.</w:t>
      </w:r>
      <w:r w:rsidRPr="00480820">
        <w:rPr>
          <w:sz w:val="24"/>
          <w:szCs w:val="24"/>
          <w:lang w:val="sr-Cyrl-RS"/>
        </w:rPr>
        <w:t xml:space="preserve"> </w:t>
      </w:r>
      <w:r w:rsidR="00A841DF" w:rsidRPr="00480820">
        <w:rPr>
          <w:sz w:val="24"/>
          <w:szCs w:val="24"/>
          <w:lang w:val="sr-Cyrl-RS"/>
        </w:rPr>
        <w:t xml:space="preserve">Преко </w:t>
      </w:r>
      <w:r w:rsidRPr="00480820">
        <w:rPr>
          <w:sz w:val="24"/>
          <w:szCs w:val="24"/>
          <w:lang w:val="sr-Cyrl-RS"/>
        </w:rPr>
        <w:t>15 милијарди активних уређаја широм света</w:t>
      </w:r>
      <w:r w:rsidR="001F0397" w:rsidRPr="00480820">
        <w:rPr>
          <w:sz w:val="24"/>
          <w:szCs w:val="24"/>
          <w:lang w:val="sr-Cyrl-RS"/>
        </w:rPr>
        <w:t xml:space="preserve">, </w:t>
      </w:r>
      <w:r w:rsidR="004F7920" w:rsidRPr="00480820">
        <w:rPr>
          <w:sz w:val="24"/>
          <w:szCs w:val="24"/>
          <w:lang w:val="sr-Cyrl-RS"/>
        </w:rPr>
        <w:t xml:space="preserve">око 2 по особи, </w:t>
      </w:r>
      <w:r w:rsidR="001F0397" w:rsidRPr="00480820">
        <w:rPr>
          <w:sz w:val="24"/>
          <w:szCs w:val="24"/>
          <w:lang w:val="sr-Cyrl-RS"/>
        </w:rPr>
        <w:t>очекивано је повећање на 30 милијарди до 2030. године</w:t>
      </w:r>
      <w:r w:rsidR="004F7920" w:rsidRPr="00480820">
        <w:rPr>
          <w:sz w:val="24"/>
          <w:szCs w:val="24"/>
          <w:lang w:val="sr-Cyrl-RS"/>
        </w:rPr>
        <w:t>.</w:t>
      </w:r>
      <w:r w:rsidR="00DD7057" w:rsidRPr="00480820">
        <w:rPr>
          <w:sz w:val="24"/>
          <w:szCs w:val="24"/>
          <w:lang w:val="sr-Cyrl-RS"/>
        </w:rPr>
        <w:t xml:space="preserve"> </w:t>
      </w:r>
    </w:p>
    <w:p w14:paraId="2A82688F" w14:textId="77777777" w:rsidR="00E736CD" w:rsidRPr="00480820" w:rsidRDefault="00E736CD" w:rsidP="00083EC6">
      <w:pPr>
        <w:ind w:firstLine="360"/>
        <w:jc w:val="both"/>
        <w:rPr>
          <w:sz w:val="24"/>
          <w:szCs w:val="24"/>
          <w:lang w:val="sr-Cyrl-RS"/>
        </w:rPr>
      </w:pPr>
    </w:p>
    <w:p w14:paraId="6DA09C7A" w14:textId="4B3B966E" w:rsidR="00DD7057" w:rsidRPr="00480820" w:rsidRDefault="00DD7057" w:rsidP="00083EC6">
      <w:pPr>
        <w:ind w:firstLine="720"/>
        <w:jc w:val="both"/>
        <w:rPr>
          <w:b/>
          <w:bCs/>
          <w:sz w:val="24"/>
          <w:szCs w:val="24"/>
          <w:lang w:val="sr-Cyrl-RS"/>
        </w:rPr>
      </w:pPr>
      <w:r w:rsidRPr="00480820">
        <w:rPr>
          <w:sz w:val="24"/>
          <w:szCs w:val="24"/>
          <w:lang w:val="sr-Cyrl-RS"/>
        </w:rPr>
        <w:t>Термин интернет ствари описује уређаје</w:t>
      </w:r>
      <w:r w:rsidR="003C6DB8" w:rsidRPr="00480820">
        <w:rPr>
          <w:sz w:val="24"/>
          <w:szCs w:val="24"/>
          <w:lang w:val="sr-Cyrl-RS"/>
        </w:rPr>
        <w:t xml:space="preserve"> који прикуп</w:t>
      </w:r>
      <w:r w:rsidR="008D0347" w:rsidRPr="00480820">
        <w:rPr>
          <w:sz w:val="24"/>
          <w:szCs w:val="24"/>
          <w:lang w:val="sr-Cyrl-RS"/>
        </w:rPr>
        <w:t>љају податке из света, обрађују након чега су прослеђени даље у систем.</w:t>
      </w:r>
      <w:r w:rsidRPr="00480820">
        <w:rPr>
          <w:sz w:val="24"/>
          <w:szCs w:val="24"/>
          <w:lang w:val="sr-Cyrl-RS"/>
        </w:rPr>
        <w:t xml:space="preserve"> </w:t>
      </w:r>
      <w:r w:rsidR="008D0347" w:rsidRPr="00480820">
        <w:rPr>
          <w:sz w:val="24"/>
          <w:szCs w:val="24"/>
          <w:lang w:val="sr-Cyrl-RS"/>
        </w:rPr>
        <w:t>Уређаји са</w:t>
      </w:r>
      <w:r w:rsidRPr="00480820">
        <w:rPr>
          <w:sz w:val="24"/>
          <w:szCs w:val="24"/>
          <w:lang w:val="sr-Cyrl-RS"/>
        </w:rPr>
        <w:t xml:space="preserve"> сензорима, способношћу обраде података (</w:t>
      </w:r>
      <w:r w:rsidR="003C6DB8" w:rsidRPr="00480820">
        <w:rPr>
          <w:sz w:val="24"/>
          <w:szCs w:val="24"/>
          <w:lang w:val="sr-Cyrl-RS"/>
        </w:rPr>
        <w:t>софтвером</w:t>
      </w:r>
      <w:r w:rsidRPr="00480820">
        <w:rPr>
          <w:sz w:val="24"/>
          <w:szCs w:val="24"/>
          <w:lang w:val="sr-Cyrl-RS"/>
        </w:rPr>
        <w:t xml:space="preserve">), и другим технологијама које повезују и размењују податке са другим уређајима и системима преко </w:t>
      </w:r>
      <w:r w:rsidR="003C6DB8" w:rsidRPr="00480820">
        <w:rPr>
          <w:sz w:val="24"/>
          <w:szCs w:val="24"/>
          <w:lang w:val="sr-Cyrl-RS"/>
        </w:rPr>
        <w:t>и</w:t>
      </w:r>
      <w:r w:rsidRPr="00480820">
        <w:rPr>
          <w:sz w:val="24"/>
          <w:szCs w:val="24"/>
          <w:lang w:val="sr-Cyrl-RS"/>
        </w:rPr>
        <w:t>нтернета или других комуникационих мрежа. Интернет ствари уређаји не морају бити повезани са јавним интернетом</w:t>
      </w:r>
      <w:r w:rsidR="00155C24" w:rsidRPr="00480820">
        <w:rPr>
          <w:sz w:val="24"/>
          <w:szCs w:val="24"/>
          <w:lang w:val="sr-Cyrl-RS"/>
        </w:rPr>
        <w:t>,</w:t>
      </w:r>
      <w:r w:rsidRPr="00480820">
        <w:rPr>
          <w:sz w:val="24"/>
          <w:szCs w:val="24"/>
          <w:lang w:val="sr-Cyrl-RS"/>
        </w:rPr>
        <w:t xml:space="preserve"> они само треба да буду повезани на мрежу и да буду појединачно </w:t>
      </w:r>
      <w:proofErr w:type="spellStart"/>
      <w:r w:rsidRPr="00480820">
        <w:rPr>
          <w:sz w:val="24"/>
          <w:szCs w:val="24"/>
          <w:lang w:val="sr-Cyrl-RS"/>
        </w:rPr>
        <w:t>адресабилни</w:t>
      </w:r>
      <w:proofErr w:type="spellEnd"/>
      <w:r w:rsidRPr="00480820">
        <w:rPr>
          <w:sz w:val="24"/>
          <w:szCs w:val="24"/>
          <w:lang w:val="sr-Cyrl-RS"/>
        </w:rPr>
        <w:t xml:space="preserve">. </w:t>
      </w:r>
      <w:r w:rsidR="003C6DB8" w:rsidRPr="00480820">
        <w:rPr>
          <w:sz w:val="24"/>
          <w:szCs w:val="24"/>
          <w:lang w:val="sr-Cyrl-RS"/>
        </w:rPr>
        <w:t>Термин</w:t>
      </w:r>
      <w:r w:rsidRPr="00480820">
        <w:rPr>
          <w:sz w:val="24"/>
          <w:szCs w:val="24"/>
          <w:lang w:val="sr-Cyrl-RS"/>
        </w:rPr>
        <w:t xml:space="preserve"> је </w:t>
      </w:r>
      <w:r w:rsidR="003C6DB8" w:rsidRPr="00480820">
        <w:rPr>
          <w:sz w:val="24"/>
          <w:szCs w:val="24"/>
          <w:lang w:val="sr-Cyrl-RS"/>
        </w:rPr>
        <w:t>додељен</w:t>
      </w:r>
      <w:r w:rsidRPr="00480820">
        <w:rPr>
          <w:sz w:val="24"/>
          <w:szCs w:val="24"/>
          <w:lang w:val="sr-Cyrl-RS"/>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sidRPr="00480820">
        <w:rPr>
          <w:sz w:val="24"/>
          <w:szCs w:val="24"/>
          <w:lang w:val="sr-Cyrl-RS"/>
        </w:rPr>
        <w:t>.</w:t>
      </w:r>
    </w:p>
    <w:p w14:paraId="7DBF3D57" w14:textId="459FEB02" w:rsidR="00877981" w:rsidRPr="00480820" w:rsidRDefault="00877981" w:rsidP="00083EC6">
      <w:pPr>
        <w:ind w:firstLine="720"/>
        <w:jc w:val="both"/>
        <w:rPr>
          <w:lang w:val="sr-Cyrl-RS"/>
        </w:rPr>
      </w:pPr>
    </w:p>
    <w:p w14:paraId="7DCD5FE5" w14:textId="6EB6A4F3" w:rsidR="00155C24" w:rsidRPr="00480820" w:rsidRDefault="002A6711" w:rsidP="00083EC6">
      <w:pPr>
        <w:ind w:firstLine="720"/>
        <w:jc w:val="both"/>
        <w:rPr>
          <w:sz w:val="24"/>
          <w:szCs w:val="24"/>
          <w:lang w:val="sr-Cyrl-RS"/>
        </w:rPr>
      </w:pPr>
      <w:r w:rsidRPr="00480820">
        <w:rPr>
          <w:sz w:val="24"/>
          <w:szCs w:val="24"/>
          <w:lang w:val="sr-Cyrl-RS"/>
        </w:rPr>
        <w:t xml:space="preserve">Интернет ствари уређаји доносе повезаност и велика побољшања у ефикасности свакодневног живота. </w:t>
      </w:r>
      <w:r w:rsidR="00155C24" w:rsidRPr="00480820">
        <w:rPr>
          <w:sz w:val="24"/>
          <w:szCs w:val="24"/>
          <w:lang w:val="sr-Cyrl-RS"/>
        </w:rPr>
        <w:t xml:space="preserve">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w:t>
      </w:r>
      <w:proofErr w:type="spellStart"/>
      <w:r w:rsidR="00155C24" w:rsidRPr="00480820">
        <w:rPr>
          <w:sz w:val="24"/>
          <w:szCs w:val="24"/>
          <w:lang w:val="sr-Cyrl-RS"/>
        </w:rPr>
        <w:t>ИоТ</w:t>
      </w:r>
      <w:proofErr w:type="spellEnd"/>
      <w:r w:rsidR="00155C24" w:rsidRPr="00480820">
        <w:rPr>
          <w:sz w:val="24"/>
          <w:szCs w:val="24"/>
          <w:lang w:val="sr-Cyrl-RS"/>
        </w:rPr>
        <w:t>, ширина технологије је толика да чак има имплементације и у енергетским системима</w:t>
      </w:r>
      <w:r w:rsidR="005117AA" w:rsidRPr="00480820">
        <w:rPr>
          <w:sz w:val="24"/>
          <w:szCs w:val="24"/>
          <w:lang w:val="sr-Cyrl-RS"/>
        </w:rPr>
        <w:t xml:space="preserve"> како у </w:t>
      </w:r>
      <w:proofErr w:type="spellStart"/>
      <w:r w:rsidR="005117AA" w:rsidRPr="00480820">
        <w:rPr>
          <w:sz w:val="24"/>
          <w:szCs w:val="24"/>
          <w:lang w:val="sr-Cyrl-RS"/>
        </w:rPr>
        <w:t>домацинству</w:t>
      </w:r>
      <w:proofErr w:type="spellEnd"/>
      <w:r w:rsidR="005117AA" w:rsidRPr="00480820">
        <w:rPr>
          <w:sz w:val="24"/>
          <w:szCs w:val="24"/>
          <w:lang w:val="sr-Cyrl-RS"/>
        </w:rPr>
        <w:t xml:space="preserve"> тако и у дистрибуираним системима</w:t>
      </w:r>
      <w:r w:rsidR="002A36E1" w:rsidRPr="00480820">
        <w:rPr>
          <w:sz w:val="24"/>
          <w:szCs w:val="24"/>
          <w:lang w:val="sr-Cyrl-RS"/>
        </w:rPr>
        <w:t xml:space="preserve"> што је конкретан фокус овог дипломског рада</w:t>
      </w:r>
      <w:r w:rsidR="00E92BC4" w:rsidRPr="00480820">
        <w:rPr>
          <w:sz w:val="24"/>
          <w:szCs w:val="24"/>
          <w:lang w:val="sr-Cyrl-RS"/>
        </w:rPr>
        <w:t>.</w:t>
      </w:r>
      <w:r w:rsidR="00155C24" w:rsidRPr="00480820">
        <w:rPr>
          <w:sz w:val="24"/>
          <w:szCs w:val="24"/>
          <w:lang w:val="sr-Cyrl-RS"/>
        </w:rPr>
        <w:t xml:space="preserve"> </w:t>
      </w:r>
    </w:p>
    <w:p w14:paraId="02EB3A00" w14:textId="77777777" w:rsidR="001E1BCF" w:rsidRPr="00480820" w:rsidRDefault="001E1BCF" w:rsidP="001E1BCF">
      <w:pPr>
        <w:spacing w:line="276" w:lineRule="auto"/>
        <w:jc w:val="both"/>
        <w:rPr>
          <w:sz w:val="24"/>
          <w:szCs w:val="24"/>
          <w:lang w:val="sr-Cyrl-RS"/>
        </w:rPr>
      </w:pPr>
    </w:p>
    <w:p w14:paraId="08A2D9B9" w14:textId="77777777" w:rsidR="008A089B" w:rsidRPr="00480820" w:rsidRDefault="003D601A" w:rsidP="00250238">
      <w:pPr>
        <w:ind w:firstLine="720"/>
        <w:jc w:val="both"/>
        <w:rPr>
          <w:sz w:val="24"/>
          <w:szCs w:val="24"/>
          <w:lang w:val="sr-Cyrl-RS"/>
        </w:rPr>
      </w:pPr>
      <w:r w:rsidRPr="00480820">
        <w:rPr>
          <w:sz w:val="24"/>
          <w:szCs w:val="24"/>
          <w:lang w:val="sr-Cyrl-RS"/>
        </w:rPr>
        <w:t xml:space="preserve">Током последње деценије електрични системи (ЕПС) </w:t>
      </w:r>
      <w:r w:rsidR="00E7008B" w:rsidRPr="00480820">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како би испунили повећану потрошњу електричне енергије, економичност и екологију. Обновљиви извори енергије (РЕС) </w:t>
      </w:r>
      <w:r w:rsidR="00250238" w:rsidRPr="00480820">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sidRPr="00480820">
        <w:rPr>
          <w:sz w:val="24"/>
          <w:szCs w:val="24"/>
          <w:lang w:val="sr-Cyrl-RS"/>
        </w:rPr>
        <w:t>гасова угљеника и других гасова са ефектом стаклене баште.</w:t>
      </w:r>
      <w:r w:rsidR="00874ECD" w:rsidRPr="00480820">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sidRPr="00480820">
        <w:rPr>
          <w:sz w:val="24"/>
          <w:szCs w:val="24"/>
          <w:lang w:val="sr-Cyrl-RS"/>
        </w:rPr>
        <w:t xml:space="preserve">. </w:t>
      </w:r>
    </w:p>
    <w:p w14:paraId="647C2AE3" w14:textId="77777777" w:rsidR="008A089B" w:rsidRPr="00480820" w:rsidRDefault="008A089B" w:rsidP="00250238">
      <w:pPr>
        <w:ind w:firstLine="720"/>
        <w:jc w:val="both"/>
        <w:rPr>
          <w:sz w:val="24"/>
          <w:szCs w:val="24"/>
          <w:lang w:val="sr-Cyrl-RS"/>
        </w:rPr>
      </w:pPr>
    </w:p>
    <w:p w14:paraId="394F6787" w14:textId="42C81E61" w:rsidR="00155C24" w:rsidRPr="00480820" w:rsidRDefault="008A089B" w:rsidP="00250238">
      <w:pPr>
        <w:ind w:firstLine="720"/>
        <w:jc w:val="both"/>
        <w:rPr>
          <w:sz w:val="24"/>
          <w:szCs w:val="24"/>
          <w:lang w:val="sr-Cyrl-RS"/>
        </w:rPr>
      </w:pPr>
      <w:r w:rsidRPr="00480820">
        <w:rPr>
          <w:sz w:val="24"/>
          <w:szCs w:val="24"/>
          <w:lang w:val="sr-Cyrl-RS"/>
        </w:rPr>
        <w:t>Практична интеграција ДЕР-а је доказ значења за ЕПС</w:t>
      </w:r>
      <w:r w:rsidR="00C1346C" w:rsidRPr="00480820">
        <w:rPr>
          <w:sz w:val="24"/>
          <w:szCs w:val="24"/>
          <w:lang w:val="sr-Cyrl-RS"/>
        </w:rPr>
        <w:t xml:space="preserve">, не само у </w:t>
      </w:r>
      <w:proofErr w:type="spellStart"/>
      <w:r w:rsidR="00C1346C" w:rsidRPr="00480820">
        <w:rPr>
          <w:sz w:val="24"/>
          <w:szCs w:val="24"/>
          <w:lang w:val="sr-Cyrl-RS"/>
        </w:rPr>
        <w:t>обнобљивим</w:t>
      </w:r>
      <w:proofErr w:type="spellEnd"/>
      <w:r w:rsidR="00C1346C" w:rsidRPr="00480820">
        <w:rPr>
          <w:sz w:val="24"/>
          <w:szCs w:val="24"/>
          <w:lang w:val="sr-Cyrl-RS"/>
        </w:rPr>
        <w:t xml:space="preserve"> изворима енергије већ и у необновљивим изворима.</w:t>
      </w:r>
      <w:r w:rsidR="007C2AC0" w:rsidRPr="00480820">
        <w:rPr>
          <w:sz w:val="24"/>
          <w:szCs w:val="24"/>
          <w:lang w:val="sr-Cyrl-RS"/>
        </w:rPr>
        <w:t xml:space="preserve"> ДЕР уређаји се категоришу у односу на основу операционих принципа, као што су производња, </w:t>
      </w:r>
      <w:proofErr w:type="spellStart"/>
      <w:r w:rsidR="007C2AC0" w:rsidRPr="00480820">
        <w:rPr>
          <w:sz w:val="24"/>
          <w:szCs w:val="24"/>
          <w:lang w:val="sr-Cyrl-RS"/>
        </w:rPr>
        <w:t>складиптење</w:t>
      </w:r>
      <w:proofErr w:type="spellEnd"/>
      <w:r w:rsidR="007C2AC0" w:rsidRPr="00480820">
        <w:rPr>
          <w:sz w:val="24"/>
          <w:szCs w:val="24"/>
          <w:lang w:val="sr-Cyrl-RS"/>
        </w:rPr>
        <w:t xml:space="preserve">, или комбинација претходна два или чак контролна оптерећења. На пример </w:t>
      </w:r>
      <w:proofErr w:type="spellStart"/>
      <w:r w:rsidR="007C2AC0" w:rsidRPr="00480820">
        <w:rPr>
          <w:sz w:val="24"/>
          <w:szCs w:val="24"/>
          <w:lang w:val="sr-Cyrl-RS"/>
        </w:rPr>
        <w:t>фотонапонски</w:t>
      </w:r>
      <w:proofErr w:type="spellEnd"/>
      <w:r w:rsidR="007C2AC0" w:rsidRPr="00480820">
        <w:rPr>
          <w:sz w:val="24"/>
          <w:szCs w:val="24"/>
          <w:lang w:val="sr-Cyrl-RS"/>
        </w:rPr>
        <w:t xml:space="preserve"> панели и </w:t>
      </w:r>
      <w:proofErr w:type="spellStart"/>
      <w:r w:rsidR="007C2AC0" w:rsidRPr="00480820">
        <w:rPr>
          <w:sz w:val="24"/>
          <w:szCs w:val="24"/>
          <w:lang w:val="sr-Cyrl-RS"/>
        </w:rPr>
        <w:t>ветрогенератори</w:t>
      </w:r>
      <w:proofErr w:type="spellEnd"/>
      <w:r w:rsidR="007C2AC0" w:rsidRPr="00480820">
        <w:rPr>
          <w:sz w:val="24"/>
          <w:szCs w:val="24"/>
          <w:lang w:val="sr-Cyrl-RS"/>
        </w:rPr>
        <w:t xml:space="preserve"> спадају у </w:t>
      </w:r>
      <w:proofErr w:type="spellStart"/>
      <w:r w:rsidR="007C2AC0" w:rsidRPr="00480820">
        <w:rPr>
          <w:sz w:val="24"/>
          <w:szCs w:val="24"/>
          <w:lang w:val="sr-Cyrl-RS"/>
        </w:rPr>
        <w:t>генерациону</w:t>
      </w:r>
      <w:proofErr w:type="spellEnd"/>
      <w:r w:rsidR="007C2AC0" w:rsidRPr="00480820">
        <w:rPr>
          <w:sz w:val="24"/>
          <w:szCs w:val="24"/>
          <w:lang w:val="sr-Cyrl-RS"/>
        </w:rPr>
        <w:t xml:space="preserve"> категорију, батерије и електрична возила у категорију складиштења, а грејачи или клима уређаји у категорију </w:t>
      </w:r>
      <w:proofErr w:type="spellStart"/>
      <w:r w:rsidR="007C2AC0" w:rsidRPr="00480820">
        <w:rPr>
          <w:sz w:val="24"/>
          <w:szCs w:val="24"/>
          <w:lang w:val="sr-Cyrl-RS"/>
        </w:rPr>
        <w:t>подесивих</w:t>
      </w:r>
      <w:proofErr w:type="spellEnd"/>
      <w:r w:rsidR="007C2AC0" w:rsidRPr="00480820">
        <w:rPr>
          <w:sz w:val="24"/>
          <w:szCs w:val="24"/>
          <w:lang w:val="sr-Cyrl-RS"/>
        </w:rPr>
        <w:t xml:space="preserve"> оптерећења. </w:t>
      </w:r>
      <w:r w:rsidR="00526753" w:rsidRPr="00480820">
        <w:rPr>
          <w:sz w:val="24"/>
          <w:szCs w:val="24"/>
          <w:lang w:val="sr-Cyrl-RS"/>
        </w:rPr>
        <w:t>М</w:t>
      </w:r>
      <w:r w:rsidRPr="00480820">
        <w:rPr>
          <w:sz w:val="24"/>
          <w:szCs w:val="24"/>
          <w:lang w:val="sr-Cyrl-RS"/>
        </w:rPr>
        <w:t>огућност генерисања електричне енергије јако близу до потрошача смањује губитке и оптерећење на мрежу</w:t>
      </w:r>
      <w:r w:rsidR="00526753" w:rsidRPr="00480820">
        <w:rPr>
          <w:sz w:val="24"/>
          <w:szCs w:val="24"/>
          <w:lang w:val="sr-Cyrl-RS"/>
        </w:rPr>
        <w:t>. Флексибилност, скалабилност, аутоно</w:t>
      </w:r>
      <w:r w:rsidR="00026E82" w:rsidRPr="00480820">
        <w:rPr>
          <w:sz w:val="24"/>
          <w:szCs w:val="24"/>
          <w:lang w:val="sr-Cyrl-RS"/>
        </w:rPr>
        <w:t>мност су особине од јако великог значаја за критичну инфраструктуру ЕПС-а</w:t>
      </w:r>
      <w:r w:rsidR="007C2AC0" w:rsidRPr="00480820">
        <w:rPr>
          <w:sz w:val="24"/>
          <w:szCs w:val="24"/>
          <w:lang w:val="sr-Cyrl-RS"/>
        </w:rPr>
        <w:t>.</w:t>
      </w:r>
      <w:r w:rsidR="00460AD7" w:rsidRPr="00480820">
        <w:rPr>
          <w:sz w:val="24"/>
          <w:szCs w:val="24"/>
          <w:lang w:val="sr-Cyrl-RS"/>
        </w:rPr>
        <w:t xml:space="preserve"> Као најчешћи и </w:t>
      </w:r>
      <w:proofErr w:type="spellStart"/>
      <w:r w:rsidR="00460AD7" w:rsidRPr="00480820">
        <w:rPr>
          <w:sz w:val="24"/>
          <w:szCs w:val="24"/>
          <w:lang w:val="sr-Cyrl-RS"/>
        </w:rPr>
        <w:t>најзасупљенији</w:t>
      </w:r>
      <w:proofErr w:type="spellEnd"/>
      <w:r w:rsidR="00460AD7" w:rsidRPr="00480820">
        <w:rPr>
          <w:sz w:val="24"/>
          <w:szCs w:val="24"/>
          <w:lang w:val="sr-Cyrl-RS"/>
        </w:rPr>
        <w:t xml:space="preserve"> облик ДЕР-а су соларне електране, више домаћинстава са фото-напонским панелима </w:t>
      </w:r>
      <w:r w:rsidR="00452F8C" w:rsidRPr="00480820">
        <w:rPr>
          <w:sz w:val="24"/>
          <w:szCs w:val="24"/>
          <w:lang w:val="sr-Cyrl-RS"/>
        </w:rPr>
        <w:t xml:space="preserve">(електрана) </w:t>
      </w:r>
      <w:r w:rsidR="00460AD7" w:rsidRPr="00480820">
        <w:rPr>
          <w:sz w:val="24"/>
          <w:szCs w:val="24"/>
          <w:lang w:val="sr-Cyrl-RS"/>
        </w:rPr>
        <w:t xml:space="preserve">може чинити један систем. </w:t>
      </w:r>
      <w:r w:rsidR="00C73224" w:rsidRPr="00480820">
        <w:rPr>
          <w:sz w:val="24"/>
          <w:szCs w:val="24"/>
          <w:lang w:val="sr-Cyrl-RS"/>
        </w:rPr>
        <w:t xml:space="preserve">У соларним електранама </w:t>
      </w:r>
      <w:proofErr w:type="spellStart"/>
      <w:r w:rsidR="00C73224" w:rsidRPr="00480820">
        <w:rPr>
          <w:sz w:val="24"/>
          <w:szCs w:val="24"/>
          <w:lang w:val="sr-Cyrl-RS"/>
        </w:rPr>
        <w:t>најкритичнијеместо</w:t>
      </w:r>
      <w:proofErr w:type="spellEnd"/>
      <w:r w:rsidR="00C73224" w:rsidRPr="00480820">
        <w:rPr>
          <w:sz w:val="24"/>
          <w:szCs w:val="24"/>
          <w:lang w:val="sr-Cyrl-RS"/>
        </w:rPr>
        <w:t xml:space="preserve"> заузимају соларни инвертери, који претварају електричну енергију из панела у одговарајући облик потребан мрежи било то АЦ или ДЦ.</w:t>
      </w:r>
      <w:r w:rsidR="00452F8C" w:rsidRPr="00480820">
        <w:rPr>
          <w:sz w:val="24"/>
          <w:szCs w:val="24"/>
          <w:lang w:val="sr-Cyrl-RS"/>
        </w:rPr>
        <w:t xml:space="preserve"> </w:t>
      </w:r>
    </w:p>
    <w:p w14:paraId="4C5AC3EA" w14:textId="77777777" w:rsidR="007C2AC0" w:rsidRPr="00480820" w:rsidRDefault="007C2AC0" w:rsidP="00250238">
      <w:pPr>
        <w:ind w:firstLine="720"/>
        <w:jc w:val="both"/>
        <w:rPr>
          <w:sz w:val="24"/>
          <w:szCs w:val="24"/>
          <w:lang w:val="sr-Cyrl-RS"/>
        </w:rPr>
      </w:pPr>
    </w:p>
    <w:p w14:paraId="5180302A" w14:textId="77777777" w:rsidR="00B95FFF" w:rsidRPr="00480820" w:rsidRDefault="00B95FFF" w:rsidP="00250238">
      <w:pPr>
        <w:ind w:firstLine="720"/>
        <w:jc w:val="both"/>
        <w:rPr>
          <w:sz w:val="24"/>
          <w:szCs w:val="24"/>
          <w:lang w:val="sr-Cyrl-RS"/>
        </w:rPr>
      </w:pPr>
    </w:p>
    <w:p w14:paraId="3CE00BFE" w14:textId="77777777" w:rsidR="00B95FFF" w:rsidRPr="00480820" w:rsidRDefault="00B95FFF" w:rsidP="00250238">
      <w:pPr>
        <w:ind w:firstLine="720"/>
        <w:jc w:val="both"/>
        <w:rPr>
          <w:sz w:val="24"/>
          <w:szCs w:val="24"/>
          <w:lang w:val="sr-Cyrl-RS"/>
        </w:rPr>
      </w:pPr>
    </w:p>
    <w:p w14:paraId="7226284B" w14:textId="77777777" w:rsidR="00B95FFF" w:rsidRPr="00480820" w:rsidRDefault="00B95FFF" w:rsidP="00250238">
      <w:pPr>
        <w:ind w:firstLine="720"/>
        <w:jc w:val="both"/>
        <w:rPr>
          <w:sz w:val="24"/>
          <w:szCs w:val="24"/>
          <w:lang w:val="sr-Cyrl-RS"/>
        </w:rPr>
      </w:pPr>
    </w:p>
    <w:p w14:paraId="32D4F4A9" w14:textId="77777777" w:rsidR="00B95FFF" w:rsidRPr="00480820" w:rsidRDefault="007C2AC0" w:rsidP="00250238">
      <w:pPr>
        <w:ind w:firstLine="720"/>
        <w:jc w:val="both"/>
        <w:rPr>
          <w:sz w:val="24"/>
          <w:szCs w:val="24"/>
          <w:lang w:val="sr-Cyrl-RS"/>
        </w:rPr>
      </w:pPr>
      <w:r w:rsidRPr="00480820">
        <w:rPr>
          <w:sz w:val="24"/>
          <w:szCs w:val="24"/>
          <w:lang w:val="sr-Cyrl-RS"/>
        </w:rPr>
        <w:lastRenderedPageBreak/>
        <w:t xml:space="preserve">Међутим и з све предности интеграције </w:t>
      </w:r>
      <w:proofErr w:type="spellStart"/>
      <w:r w:rsidRPr="00480820">
        <w:rPr>
          <w:sz w:val="24"/>
          <w:szCs w:val="24"/>
          <w:lang w:val="sr-Cyrl-RS"/>
        </w:rPr>
        <w:t>ИоТ</w:t>
      </w:r>
      <w:proofErr w:type="spellEnd"/>
      <w:r w:rsidRPr="00480820">
        <w:rPr>
          <w:sz w:val="24"/>
          <w:szCs w:val="24"/>
          <w:lang w:val="sr-Cyrl-RS"/>
        </w:rPr>
        <w:t xml:space="preserve"> у ЕПС-у или конкретније ДЕР-у, </w:t>
      </w:r>
      <w:proofErr w:type="spellStart"/>
      <w:r w:rsidRPr="00480820">
        <w:rPr>
          <w:sz w:val="24"/>
          <w:szCs w:val="24"/>
          <w:lang w:val="sr-Cyrl-RS"/>
        </w:rPr>
        <w:t>ИоТ</w:t>
      </w:r>
      <w:proofErr w:type="spellEnd"/>
      <w:r w:rsidRPr="00480820">
        <w:rPr>
          <w:sz w:val="24"/>
          <w:szCs w:val="24"/>
          <w:lang w:val="sr-Cyrl-RS"/>
        </w:rPr>
        <w:t xml:space="preserve"> технологије доносе нови ниво претњи, отварају система </w:t>
      </w:r>
      <w:proofErr w:type="spellStart"/>
      <w:r w:rsidRPr="00480820">
        <w:rPr>
          <w:sz w:val="24"/>
          <w:szCs w:val="24"/>
          <w:lang w:val="sr-Cyrl-RS"/>
        </w:rPr>
        <w:t>предходно</w:t>
      </w:r>
      <w:proofErr w:type="spellEnd"/>
      <w:r w:rsidRPr="00480820">
        <w:rPr>
          <w:sz w:val="24"/>
          <w:szCs w:val="24"/>
          <w:lang w:val="sr-Cyrl-RS"/>
        </w:rPr>
        <w:t xml:space="preserve"> </w:t>
      </w:r>
      <w:proofErr w:type="spellStart"/>
      <w:r w:rsidRPr="00480820">
        <w:rPr>
          <w:sz w:val="24"/>
          <w:szCs w:val="24"/>
          <w:lang w:val="sr-Cyrl-RS"/>
        </w:rPr>
        <w:t>невиљиве</w:t>
      </w:r>
      <w:proofErr w:type="spellEnd"/>
      <w:r w:rsidRPr="00480820">
        <w:rPr>
          <w:sz w:val="24"/>
          <w:szCs w:val="24"/>
          <w:lang w:val="sr-Cyrl-RS"/>
        </w:rPr>
        <w:t xml:space="preserve"> сајбер нападима. Да би у будућности и била остварена комплетна </w:t>
      </w:r>
      <w:proofErr w:type="spellStart"/>
      <w:r w:rsidRPr="00480820">
        <w:rPr>
          <w:sz w:val="24"/>
          <w:szCs w:val="24"/>
          <w:lang w:val="sr-Cyrl-RS"/>
        </w:rPr>
        <w:t>итеграција</w:t>
      </w:r>
      <w:proofErr w:type="spellEnd"/>
      <w:r w:rsidRPr="00480820">
        <w:rPr>
          <w:sz w:val="24"/>
          <w:szCs w:val="24"/>
          <w:lang w:val="sr-Cyrl-RS"/>
        </w:rPr>
        <w:t xml:space="preserve"> у ЕПС и </w:t>
      </w:r>
      <w:proofErr w:type="spellStart"/>
      <w:r w:rsidRPr="00480820">
        <w:rPr>
          <w:sz w:val="24"/>
          <w:szCs w:val="24"/>
          <w:lang w:val="sr-Cyrl-RS"/>
        </w:rPr>
        <w:t>ипуњено</w:t>
      </w:r>
      <w:proofErr w:type="spellEnd"/>
      <w:r w:rsidRPr="00480820">
        <w:rPr>
          <w:sz w:val="24"/>
          <w:szCs w:val="24"/>
          <w:lang w:val="sr-Cyrl-RS"/>
        </w:rPr>
        <w:t xml:space="preserve">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Pr="00480820" w:rsidRDefault="00B95FFF" w:rsidP="00250238">
      <w:pPr>
        <w:ind w:firstLine="720"/>
        <w:jc w:val="both"/>
        <w:rPr>
          <w:sz w:val="24"/>
          <w:szCs w:val="24"/>
          <w:lang w:val="sr-Cyrl-RS"/>
        </w:rPr>
      </w:pPr>
    </w:p>
    <w:p w14:paraId="0C9C5BB6" w14:textId="620E27AC" w:rsidR="007C2AC0" w:rsidRPr="00480820" w:rsidRDefault="00B95FFF" w:rsidP="00250238">
      <w:pPr>
        <w:ind w:firstLine="720"/>
        <w:jc w:val="both"/>
        <w:rPr>
          <w:sz w:val="24"/>
          <w:szCs w:val="24"/>
          <w:lang w:val="sr-Cyrl-RS"/>
        </w:rPr>
      </w:pPr>
      <w:r w:rsidRPr="00480820">
        <w:rPr>
          <w:sz w:val="24"/>
          <w:szCs w:val="24"/>
          <w:lang w:val="sr-Cyrl-RS"/>
        </w:rPr>
        <w:t xml:space="preserve">Пошто као што је већ наведено од свих ДЕР </w:t>
      </w:r>
      <w:proofErr w:type="spellStart"/>
      <w:r w:rsidRPr="00480820">
        <w:rPr>
          <w:sz w:val="24"/>
          <w:szCs w:val="24"/>
          <w:lang w:val="sr-Cyrl-RS"/>
        </w:rPr>
        <w:t>имплемтација</w:t>
      </w:r>
      <w:proofErr w:type="spellEnd"/>
      <w:r w:rsidRPr="00480820">
        <w:rPr>
          <w:sz w:val="24"/>
          <w:szCs w:val="24"/>
          <w:lang w:val="sr-Cyrl-RS"/>
        </w:rPr>
        <w:t xml:space="preserve">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480820" w:rsidRDefault="000D2C18" w:rsidP="00026E82">
      <w:pPr>
        <w:jc w:val="both"/>
        <w:rPr>
          <w:sz w:val="24"/>
          <w:szCs w:val="24"/>
          <w:lang w:val="sr-Cyrl-RS"/>
        </w:rPr>
      </w:pPr>
    </w:p>
    <w:p w14:paraId="4E7DD0E7" w14:textId="77777777" w:rsidR="000D2C18" w:rsidRPr="00480820" w:rsidRDefault="000D2C18" w:rsidP="00E7008B">
      <w:pPr>
        <w:ind w:firstLine="720"/>
        <w:jc w:val="both"/>
        <w:rPr>
          <w:sz w:val="24"/>
          <w:szCs w:val="24"/>
          <w:lang w:val="sr-Cyrl-RS"/>
        </w:rPr>
      </w:pPr>
    </w:p>
    <w:p w14:paraId="583F30F3" w14:textId="77777777" w:rsidR="000D2C18" w:rsidRPr="00480820" w:rsidRDefault="000D2C18" w:rsidP="00E7008B">
      <w:pPr>
        <w:ind w:firstLine="720"/>
        <w:jc w:val="both"/>
        <w:rPr>
          <w:sz w:val="24"/>
          <w:szCs w:val="24"/>
          <w:lang w:val="sr-Cyrl-RS"/>
        </w:rPr>
      </w:pPr>
    </w:p>
    <w:bookmarkEnd w:id="3"/>
    <w:p w14:paraId="3CD7E248" w14:textId="77777777" w:rsidR="00F25A51" w:rsidRPr="00480820" w:rsidRDefault="00F25A51" w:rsidP="00E7008B">
      <w:pPr>
        <w:ind w:left="360"/>
        <w:rPr>
          <w:sz w:val="24"/>
          <w:szCs w:val="24"/>
          <w:lang w:val="sr-Cyrl-RS"/>
        </w:rPr>
      </w:pPr>
    </w:p>
    <w:p w14:paraId="58488B62" w14:textId="77777777" w:rsidR="00F25A51" w:rsidRPr="00480820" w:rsidRDefault="00F25A51" w:rsidP="00E7008B">
      <w:pPr>
        <w:ind w:left="360"/>
        <w:rPr>
          <w:sz w:val="24"/>
          <w:szCs w:val="24"/>
          <w:lang w:val="sr-Cyrl-RS"/>
        </w:rPr>
      </w:pPr>
    </w:p>
    <w:p w14:paraId="120D2945" w14:textId="77777777" w:rsidR="00F25A51" w:rsidRPr="00480820" w:rsidRDefault="00F25A51" w:rsidP="00E7008B">
      <w:pPr>
        <w:ind w:left="360"/>
        <w:rPr>
          <w:sz w:val="24"/>
          <w:szCs w:val="24"/>
          <w:lang w:val="sr-Cyrl-RS"/>
        </w:rPr>
      </w:pPr>
    </w:p>
    <w:p w14:paraId="72834350" w14:textId="77777777" w:rsidR="00F25A51" w:rsidRPr="00480820" w:rsidRDefault="00F25A51" w:rsidP="00E7008B">
      <w:pPr>
        <w:ind w:left="360"/>
        <w:rPr>
          <w:sz w:val="24"/>
          <w:szCs w:val="24"/>
          <w:lang w:val="sr-Cyrl-RS"/>
        </w:rPr>
      </w:pPr>
    </w:p>
    <w:p w14:paraId="10EFF398" w14:textId="77777777" w:rsidR="00F25A51" w:rsidRPr="00480820" w:rsidRDefault="00F25A51" w:rsidP="00E7008B">
      <w:pPr>
        <w:ind w:left="360"/>
        <w:rPr>
          <w:sz w:val="24"/>
          <w:szCs w:val="24"/>
          <w:lang w:val="sr-Cyrl-RS"/>
        </w:rPr>
      </w:pPr>
    </w:p>
    <w:p w14:paraId="0CE75FAE" w14:textId="77777777" w:rsidR="00F25A51" w:rsidRPr="00480820" w:rsidRDefault="00F25A51" w:rsidP="00E7008B">
      <w:pPr>
        <w:ind w:left="360"/>
        <w:rPr>
          <w:sz w:val="24"/>
          <w:szCs w:val="24"/>
          <w:lang w:val="sr-Cyrl-RS"/>
        </w:rPr>
      </w:pPr>
    </w:p>
    <w:p w14:paraId="6BD35417" w14:textId="77777777" w:rsidR="00F25A51" w:rsidRPr="00480820" w:rsidRDefault="00F25A51" w:rsidP="00E7008B">
      <w:pPr>
        <w:ind w:left="360"/>
        <w:rPr>
          <w:sz w:val="24"/>
          <w:szCs w:val="24"/>
          <w:lang w:val="sr-Cyrl-RS"/>
        </w:rPr>
      </w:pPr>
    </w:p>
    <w:p w14:paraId="0996DEC7" w14:textId="77777777" w:rsidR="00F25A51" w:rsidRPr="00480820" w:rsidRDefault="00F25A51" w:rsidP="008A1B2D">
      <w:pPr>
        <w:ind w:left="360"/>
        <w:rPr>
          <w:lang w:val="sr-Cyrl-RS"/>
        </w:rPr>
      </w:pPr>
    </w:p>
    <w:p w14:paraId="760F04A5" w14:textId="77777777" w:rsidR="00F25A51" w:rsidRPr="00480820" w:rsidRDefault="00F25A51" w:rsidP="008A1B2D">
      <w:pPr>
        <w:ind w:left="360"/>
        <w:rPr>
          <w:lang w:val="sr-Cyrl-RS"/>
        </w:rPr>
      </w:pPr>
    </w:p>
    <w:p w14:paraId="532B4B17" w14:textId="77777777" w:rsidR="00F25A51" w:rsidRPr="00480820" w:rsidRDefault="00F25A51" w:rsidP="008A1B2D">
      <w:pPr>
        <w:ind w:left="360"/>
        <w:rPr>
          <w:lang w:val="sr-Cyrl-RS"/>
        </w:rPr>
      </w:pPr>
    </w:p>
    <w:p w14:paraId="52730090" w14:textId="77777777" w:rsidR="00F25A51" w:rsidRPr="00480820" w:rsidRDefault="00F25A51" w:rsidP="008A1B2D">
      <w:pPr>
        <w:ind w:left="360"/>
        <w:rPr>
          <w:lang w:val="sr-Cyrl-RS"/>
        </w:rPr>
      </w:pPr>
    </w:p>
    <w:p w14:paraId="022AB03A" w14:textId="77777777" w:rsidR="00F25A51" w:rsidRPr="00480820" w:rsidRDefault="00F25A51" w:rsidP="008A1B2D">
      <w:pPr>
        <w:ind w:left="360"/>
        <w:rPr>
          <w:lang w:val="sr-Cyrl-RS"/>
        </w:rPr>
      </w:pPr>
    </w:p>
    <w:p w14:paraId="1904F9F1" w14:textId="77777777" w:rsidR="00F25A51" w:rsidRPr="00480820" w:rsidRDefault="00F25A51" w:rsidP="008A1B2D">
      <w:pPr>
        <w:ind w:left="360"/>
        <w:rPr>
          <w:lang w:val="sr-Cyrl-RS"/>
        </w:rPr>
      </w:pPr>
    </w:p>
    <w:p w14:paraId="60E5345F" w14:textId="77777777" w:rsidR="00F25A51" w:rsidRPr="00480820" w:rsidRDefault="00F25A51" w:rsidP="008A1B2D">
      <w:pPr>
        <w:ind w:left="360"/>
        <w:rPr>
          <w:lang w:val="sr-Cyrl-RS"/>
        </w:rPr>
      </w:pPr>
    </w:p>
    <w:p w14:paraId="73A1AF8D" w14:textId="77777777" w:rsidR="00F25A51" w:rsidRPr="00480820" w:rsidRDefault="00F25A51" w:rsidP="008A1B2D">
      <w:pPr>
        <w:ind w:left="360"/>
        <w:rPr>
          <w:lang w:val="sr-Cyrl-RS"/>
        </w:rPr>
      </w:pPr>
    </w:p>
    <w:p w14:paraId="71186DF7" w14:textId="77777777" w:rsidR="00F25A51" w:rsidRPr="00480820" w:rsidRDefault="00F25A51" w:rsidP="008A1B2D">
      <w:pPr>
        <w:ind w:left="360"/>
        <w:rPr>
          <w:lang w:val="sr-Cyrl-RS"/>
        </w:rPr>
      </w:pPr>
    </w:p>
    <w:p w14:paraId="2324DA64" w14:textId="77777777" w:rsidR="00F25A51" w:rsidRPr="00480820" w:rsidRDefault="00F25A51" w:rsidP="008A1B2D">
      <w:pPr>
        <w:ind w:left="360"/>
        <w:rPr>
          <w:lang w:val="sr-Cyrl-RS"/>
        </w:rPr>
      </w:pPr>
    </w:p>
    <w:p w14:paraId="2B4E9754" w14:textId="77777777" w:rsidR="00F25A51" w:rsidRPr="00480820" w:rsidRDefault="00F25A51" w:rsidP="008A1B2D">
      <w:pPr>
        <w:ind w:left="360"/>
        <w:rPr>
          <w:lang w:val="sr-Cyrl-RS"/>
        </w:rPr>
      </w:pPr>
    </w:p>
    <w:p w14:paraId="6EBE1714" w14:textId="77777777" w:rsidR="00F25A51" w:rsidRPr="00480820" w:rsidRDefault="00F25A51" w:rsidP="008A1B2D">
      <w:pPr>
        <w:ind w:left="360"/>
        <w:rPr>
          <w:lang w:val="sr-Cyrl-RS"/>
        </w:rPr>
      </w:pPr>
    </w:p>
    <w:p w14:paraId="7EAD03AE" w14:textId="77777777" w:rsidR="00F25A51" w:rsidRPr="00480820" w:rsidRDefault="00F25A51" w:rsidP="008A1B2D">
      <w:pPr>
        <w:ind w:left="360"/>
        <w:rPr>
          <w:lang w:val="sr-Cyrl-RS"/>
        </w:rPr>
      </w:pPr>
    </w:p>
    <w:p w14:paraId="07956E8D" w14:textId="77777777" w:rsidR="00F25A51" w:rsidRPr="00480820" w:rsidRDefault="00F25A51" w:rsidP="008A1B2D">
      <w:pPr>
        <w:ind w:left="360"/>
        <w:rPr>
          <w:lang w:val="sr-Cyrl-RS"/>
        </w:rPr>
      </w:pPr>
    </w:p>
    <w:p w14:paraId="27D9D0D3" w14:textId="77777777" w:rsidR="00F25A51" w:rsidRPr="00480820" w:rsidRDefault="00F25A51" w:rsidP="008A1B2D">
      <w:pPr>
        <w:ind w:left="360"/>
        <w:rPr>
          <w:lang w:val="sr-Cyrl-RS"/>
        </w:rPr>
      </w:pPr>
    </w:p>
    <w:p w14:paraId="18EFDDE2" w14:textId="77777777" w:rsidR="00F25A51" w:rsidRPr="00480820" w:rsidRDefault="00F25A51" w:rsidP="008A1B2D">
      <w:pPr>
        <w:ind w:left="360"/>
        <w:rPr>
          <w:lang w:val="sr-Cyrl-RS"/>
        </w:rPr>
      </w:pPr>
    </w:p>
    <w:p w14:paraId="6CB0A08B" w14:textId="77777777" w:rsidR="00F25A51" w:rsidRPr="00480820" w:rsidRDefault="00F25A51" w:rsidP="008A1B2D">
      <w:pPr>
        <w:ind w:left="360"/>
        <w:rPr>
          <w:lang w:val="sr-Cyrl-RS"/>
        </w:rPr>
      </w:pPr>
    </w:p>
    <w:p w14:paraId="24B28DC5" w14:textId="77777777" w:rsidR="00F25A51" w:rsidRPr="00480820" w:rsidRDefault="00F25A51" w:rsidP="008A1B2D">
      <w:pPr>
        <w:ind w:left="360"/>
        <w:rPr>
          <w:lang w:val="sr-Cyrl-RS"/>
        </w:rPr>
      </w:pPr>
    </w:p>
    <w:p w14:paraId="4D50C36D" w14:textId="77777777" w:rsidR="00F25A51" w:rsidRPr="00480820" w:rsidRDefault="00F25A51" w:rsidP="008A1B2D">
      <w:pPr>
        <w:ind w:left="360"/>
        <w:rPr>
          <w:lang w:val="sr-Cyrl-RS"/>
        </w:rPr>
      </w:pPr>
    </w:p>
    <w:p w14:paraId="4C9FC148" w14:textId="77777777" w:rsidR="00F25A51" w:rsidRPr="00480820" w:rsidRDefault="00F25A51" w:rsidP="008A1B2D">
      <w:pPr>
        <w:ind w:left="360"/>
        <w:rPr>
          <w:lang w:val="sr-Cyrl-RS"/>
        </w:rPr>
      </w:pPr>
    </w:p>
    <w:p w14:paraId="49852ADB" w14:textId="77777777" w:rsidR="00F25A51" w:rsidRPr="00480820" w:rsidRDefault="00F25A51" w:rsidP="008A1B2D">
      <w:pPr>
        <w:ind w:left="360"/>
        <w:rPr>
          <w:lang w:val="sr-Cyrl-RS"/>
        </w:rPr>
      </w:pPr>
    </w:p>
    <w:p w14:paraId="53F9E54E" w14:textId="77777777" w:rsidR="00F25A51" w:rsidRPr="00480820" w:rsidRDefault="00F25A51" w:rsidP="008A1B2D">
      <w:pPr>
        <w:ind w:left="360"/>
        <w:rPr>
          <w:lang w:val="sr-Cyrl-RS"/>
        </w:rPr>
      </w:pPr>
    </w:p>
    <w:p w14:paraId="7FE86EC5" w14:textId="77777777" w:rsidR="00F25A51" w:rsidRPr="00480820" w:rsidRDefault="00F25A51" w:rsidP="008A1B2D">
      <w:pPr>
        <w:ind w:left="360"/>
        <w:rPr>
          <w:lang w:val="sr-Cyrl-RS"/>
        </w:rPr>
      </w:pPr>
    </w:p>
    <w:p w14:paraId="19B912F2" w14:textId="77777777" w:rsidR="00F25A51" w:rsidRPr="00480820" w:rsidRDefault="00F25A51" w:rsidP="008A1B2D">
      <w:pPr>
        <w:ind w:left="360"/>
        <w:rPr>
          <w:lang w:val="sr-Cyrl-RS"/>
        </w:rPr>
      </w:pPr>
    </w:p>
    <w:p w14:paraId="02F152ED" w14:textId="77777777" w:rsidR="00F25A51" w:rsidRPr="00480820" w:rsidRDefault="00F25A51" w:rsidP="008A1B2D">
      <w:pPr>
        <w:ind w:left="360"/>
        <w:rPr>
          <w:lang w:val="sr-Cyrl-RS"/>
        </w:rPr>
      </w:pPr>
    </w:p>
    <w:p w14:paraId="77C126EC" w14:textId="6AC222B9" w:rsidR="00F25A51" w:rsidRPr="00480820" w:rsidRDefault="00F25A51" w:rsidP="008A1B2D">
      <w:pPr>
        <w:ind w:left="360"/>
        <w:rPr>
          <w:lang w:val="sr-Cyrl-RS"/>
        </w:rPr>
      </w:pPr>
    </w:p>
    <w:p w14:paraId="34BB0E17" w14:textId="07185E01" w:rsidR="00023DDF" w:rsidRPr="00480820" w:rsidRDefault="00023DDF" w:rsidP="008A1B2D">
      <w:pPr>
        <w:ind w:left="360"/>
        <w:rPr>
          <w:lang w:val="sr-Cyrl-RS"/>
        </w:rPr>
      </w:pPr>
    </w:p>
    <w:p w14:paraId="4CDAF114" w14:textId="065F6642" w:rsidR="00023DDF" w:rsidRPr="00480820" w:rsidRDefault="00023DDF" w:rsidP="008A1B2D">
      <w:pPr>
        <w:ind w:left="360"/>
        <w:rPr>
          <w:lang w:val="sr-Cyrl-RS"/>
        </w:rPr>
      </w:pPr>
    </w:p>
    <w:p w14:paraId="14E2AB3A" w14:textId="77777777" w:rsidR="00023DDF" w:rsidRPr="00480820" w:rsidRDefault="00023DDF" w:rsidP="008A1B2D">
      <w:pPr>
        <w:ind w:left="360"/>
        <w:rPr>
          <w:lang w:val="sr-Cyrl-RS"/>
        </w:rPr>
      </w:pPr>
    </w:p>
    <w:p w14:paraId="5D91C908" w14:textId="77777777" w:rsidR="00D34D90" w:rsidRPr="00480820" w:rsidRDefault="00D34D90" w:rsidP="00DF51C0">
      <w:pPr>
        <w:rPr>
          <w:lang w:val="sr-Cyrl-RS"/>
        </w:rPr>
      </w:pPr>
    </w:p>
    <w:p w14:paraId="3D84E931" w14:textId="6D235D0B" w:rsidR="008A1B2D" w:rsidRPr="00480820" w:rsidRDefault="0099650B" w:rsidP="008A1B2D">
      <w:pPr>
        <w:pStyle w:val="Heading1"/>
        <w:numPr>
          <w:ilvl w:val="0"/>
          <w:numId w:val="1"/>
        </w:numPr>
        <w:rPr>
          <w:rFonts w:ascii="Times New Roman" w:hAnsi="Times New Roman" w:cs="Times New Roman"/>
          <w:color w:val="auto"/>
          <w:lang w:val="sr-Cyrl-RS"/>
        </w:rPr>
      </w:pPr>
      <w:bookmarkStart w:id="4" w:name="_Toc178331648"/>
      <w:r w:rsidRPr="00480820">
        <w:rPr>
          <w:rFonts w:ascii="Times New Roman" w:hAnsi="Times New Roman" w:cs="Times New Roman"/>
          <w:color w:val="auto"/>
          <w:lang w:val="sr-Cyrl-RS"/>
        </w:rPr>
        <w:lastRenderedPageBreak/>
        <w:t>Соларни инвертери</w:t>
      </w:r>
      <w:bookmarkEnd w:id="4"/>
    </w:p>
    <w:p w14:paraId="43B4919C" w14:textId="77777777" w:rsidR="00132C79" w:rsidRPr="00480820" w:rsidRDefault="00132C79" w:rsidP="00132C79">
      <w:pPr>
        <w:rPr>
          <w:lang w:val="sr-Cyrl-RS"/>
        </w:rPr>
      </w:pPr>
    </w:p>
    <w:p w14:paraId="7BDEC363" w14:textId="409D89AF" w:rsidR="00E126F3" w:rsidRPr="00480820" w:rsidRDefault="006B7739" w:rsidP="00E126F3">
      <w:pPr>
        <w:ind w:firstLine="720"/>
        <w:jc w:val="both"/>
        <w:rPr>
          <w:sz w:val="24"/>
          <w:szCs w:val="24"/>
          <w:lang w:val="sr-Cyrl-RS"/>
        </w:rPr>
      </w:pPr>
      <w:r w:rsidRPr="00480820">
        <w:rPr>
          <w:sz w:val="24"/>
          <w:szCs w:val="24"/>
          <w:lang w:val="sr-Cyrl-RS"/>
        </w:rPr>
        <w:t xml:space="preserve">Соларни инвертери претварају енергију добијену из </w:t>
      </w:r>
      <w:proofErr w:type="spellStart"/>
      <w:r w:rsidRPr="00480820">
        <w:rPr>
          <w:sz w:val="24"/>
          <w:szCs w:val="24"/>
          <w:lang w:val="sr-Cyrl-RS"/>
        </w:rPr>
        <w:t>панема</w:t>
      </w:r>
      <w:proofErr w:type="spellEnd"/>
      <w:r w:rsidRPr="00480820">
        <w:rPr>
          <w:sz w:val="24"/>
          <w:szCs w:val="24"/>
          <w:lang w:val="sr-Cyrl-RS"/>
        </w:rPr>
        <w:t xml:space="preserve"> у прави облик потребан за употребу (АЦ</w:t>
      </w:r>
      <w:r w:rsidR="00E126F3" w:rsidRPr="00480820">
        <w:rPr>
          <w:sz w:val="24"/>
          <w:szCs w:val="24"/>
          <w:lang w:val="sr-Cyrl-RS"/>
        </w:rPr>
        <w:t>/ДЦ</w:t>
      </w:r>
      <w:r w:rsidRPr="00480820">
        <w:rPr>
          <w:sz w:val="24"/>
          <w:szCs w:val="24"/>
          <w:lang w:val="sr-Cyrl-RS"/>
        </w:rPr>
        <w:t>)</w:t>
      </w:r>
      <w:r w:rsidR="00E126F3" w:rsidRPr="00480820">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Pr="00480820" w:rsidRDefault="00066338" w:rsidP="00E126F3">
      <w:pPr>
        <w:ind w:firstLine="720"/>
        <w:jc w:val="both"/>
        <w:rPr>
          <w:sz w:val="24"/>
          <w:szCs w:val="24"/>
          <w:lang w:val="sr-Cyrl-RS"/>
        </w:rPr>
      </w:pPr>
      <w:r w:rsidRPr="00480820">
        <w:rPr>
          <w:sz w:val="24"/>
          <w:szCs w:val="24"/>
          <w:lang w:val="sr-Cyrl-R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480820" w:rsidRDefault="00066338" w:rsidP="00E126F3">
      <w:pPr>
        <w:ind w:firstLine="720"/>
        <w:jc w:val="both"/>
        <w:rPr>
          <w:sz w:val="24"/>
          <w:szCs w:val="24"/>
          <w:lang w:val="sr-Cyrl-RS"/>
        </w:rPr>
      </w:pPr>
    </w:p>
    <w:p w14:paraId="4EA91763" w14:textId="77777777" w:rsidR="00E126F3" w:rsidRPr="00480820" w:rsidRDefault="00E126F3" w:rsidP="00E126F3">
      <w:pPr>
        <w:ind w:firstLine="720"/>
        <w:jc w:val="both"/>
        <w:rPr>
          <w:sz w:val="24"/>
          <w:szCs w:val="24"/>
          <w:lang w:val="sr-Cyrl-RS"/>
        </w:rPr>
      </w:pPr>
    </w:p>
    <w:p w14:paraId="54C0F22D" w14:textId="3CCA2DAD" w:rsidR="00E126F3" w:rsidRPr="00480820" w:rsidRDefault="00E126F3" w:rsidP="00E126F3">
      <w:pPr>
        <w:ind w:firstLine="720"/>
        <w:jc w:val="both"/>
        <w:rPr>
          <w:sz w:val="24"/>
          <w:szCs w:val="24"/>
          <w:lang w:val="sr-Cyrl-RS"/>
        </w:rPr>
      </w:pPr>
      <w:r w:rsidRPr="00480820">
        <w:rPr>
          <w:sz w:val="24"/>
          <w:szCs w:val="24"/>
          <w:lang w:val="sr-Cyrl-RS"/>
        </w:rPr>
        <w:t xml:space="preserve">На основу глобалног </w:t>
      </w:r>
      <w:proofErr w:type="spellStart"/>
      <w:r w:rsidRPr="00480820">
        <w:rPr>
          <w:sz w:val="24"/>
          <w:szCs w:val="24"/>
          <w:lang w:val="sr-Cyrl-RS"/>
        </w:rPr>
        <w:t>истрживања</w:t>
      </w:r>
      <w:proofErr w:type="spellEnd"/>
      <w:r w:rsidRPr="00480820">
        <w:rPr>
          <w:sz w:val="24"/>
          <w:szCs w:val="24"/>
          <w:lang w:val="sr-Cyrl-RS"/>
        </w:rPr>
        <w:t xml:space="preserve">, Аустралија тренутно има највећи проценат употребе соларне енергије, где је око 30% домаћинстава опремљено </w:t>
      </w:r>
      <w:proofErr w:type="spellStart"/>
      <w:r w:rsidRPr="00480820">
        <w:rPr>
          <w:sz w:val="24"/>
          <w:szCs w:val="24"/>
          <w:lang w:val="sr-Cyrl-RS"/>
        </w:rPr>
        <w:t>фотонапонским</w:t>
      </w:r>
      <w:proofErr w:type="spellEnd"/>
      <w:r w:rsidRPr="00480820">
        <w:rPr>
          <w:sz w:val="24"/>
          <w:szCs w:val="24"/>
          <w:lang w:val="sr-Cyrl-RS"/>
        </w:rPr>
        <w:t xml:space="preserve"> (ПВ) системима. Од Јануара 2022. године висе од 3 милиона домаћинстава користи ПВ системе, соларна енергија је тип обновљивих извора </w:t>
      </w:r>
      <w:proofErr w:type="spellStart"/>
      <w:r w:rsidRPr="00480820">
        <w:rPr>
          <w:sz w:val="24"/>
          <w:szCs w:val="24"/>
          <w:lang w:val="sr-Cyrl-RS"/>
        </w:rPr>
        <w:t>енегије</w:t>
      </w:r>
      <w:proofErr w:type="spellEnd"/>
      <w:r w:rsidRPr="00480820">
        <w:rPr>
          <w:sz w:val="24"/>
          <w:szCs w:val="24"/>
          <w:lang w:val="sr-Cyrl-RS"/>
        </w:rPr>
        <w:t xml:space="preserve"> са </w:t>
      </w:r>
      <w:proofErr w:type="spellStart"/>
      <w:r w:rsidRPr="00480820">
        <w:rPr>
          <w:sz w:val="24"/>
          <w:szCs w:val="24"/>
          <w:lang w:val="sr-Cyrl-RS"/>
        </w:rPr>
        <w:t>најбжим</w:t>
      </w:r>
      <w:proofErr w:type="spellEnd"/>
      <w:r w:rsidRPr="00480820">
        <w:rPr>
          <w:sz w:val="24"/>
          <w:szCs w:val="24"/>
          <w:lang w:val="sr-Cyrl-RS"/>
        </w:rPr>
        <w:t xml:space="preserve"> усвајањем и развијањем. Што се и огледа на примеру Аустралије где 10% укупног </w:t>
      </w:r>
      <w:proofErr w:type="spellStart"/>
      <w:r w:rsidRPr="00480820">
        <w:rPr>
          <w:sz w:val="24"/>
          <w:szCs w:val="24"/>
          <w:lang w:val="sr-Cyrl-RS"/>
        </w:rPr>
        <w:t>електроснабдевања</w:t>
      </w:r>
      <w:proofErr w:type="spellEnd"/>
      <w:r w:rsidRPr="00480820">
        <w:rPr>
          <w:sz w:val="24"/>
          <w:szCs w:val="24"/>
          <w:lang w:val="sr-Cyrl-RS"/>
        </w:rPr>
        <w:t xml:space="preserve"> долази из соларних панела.</w:t>
      </w:r>
    </w:p>
    <w:p w14:paraId="6832CE28" w14:textId="77777777" w:rsidR="00BF650D" w:rsidRPr="00480820" w:rsidRDefault="00BF650D" w:rsidP="00E126F3">
      <w:pPr>
        <w:ind w:firstLine="720"/>
        <w:jc w:val="both"/>
        <w:rPr>
          <w:sz w:val="24"/>
          <w:szCs w:val="24"/>
          <w:lang w:val="sr-Cyrl-RS"/>
        </w:rPr>
      </w:pPr>
    </w:p>
    <w:p w14:paraId="6CAEDDA1" w14:textId="77777777" w:rsidR="00BF650D" w:rsidRPr="00480820" w:rsidRDefault="00BF650D" w:rsidP="00E6099A">
      <w:pPr>
        <w:pStyle w:val="ListParagraph"/>
        <w:numPr>
          <w:ilvl w:val="0"/>
          <w:numId w:val="5"/>
        </w:numPr>
        <w:jc w:val="both"/>
        <w:rPr>
          <w:vanish/>
          <w:sz w:val="24"/>
          <w:szCs w:val="24"/>
          <w:lang w:val="sr-Cyrl-RS"/>
        </w:rPr>
      </w:pPr>
    </w:p>
    <w:p w14:paraId="4B686204" w14:textId="77777777" w:rsidR="00BF650D" w:rsidRPr="00480820" w:rsidRDefault="00BF650D" w:rsidP="00E6099A">
      <w:pPr>
        <w:pStyle w:val="ListParagraph"/>
        <w:numPr>
          <w:ilvl w:val="0"/>
          <w:numId w:val="5"/>
        </w:numPr>
        <w:jc w:val="both"/>
        <w:rPr>
          <w:vanish/>
          <w:sz w:val="24"/>
          <w:szCs w:val="24"/>
          <w:lang w:val="sr-Cyrl-RS"/>
        </w:rPr>
      </w:pPr>
    </w:p>
    <w:p w14:paraId="431FC340" w14:textId="41F4B74A" w:rsidR="00BF650D" w:rsidRPr="00480820" w:rsidRDefault="00BF650D" w:rsidP="00E6099A">
      <w:pPr>
        <w:pStyle w:val="Heading3"/>
        <w:numPr>
          <w:ilvl w:val="1"/>
          <w:numId w:val="5"/>
        </w:numPr>
        <w:rPr>
          <w:rFonts w:cs="Times New Roman"/>
          <w:sz w:val="28"/>
          <w:szCs w:val="28"/>
          <w:lang w:val="sr-Cyrl-RS"/>
        </w:rPr>
      </w:pPr>
      <w:bookmarkStart w:id="5" w:name="_Toc178331649"/>
      <w:r w:rsidRPr="00480820">
        <w:rPr>
          <w:rFonts w:cs="Times New Roman"/>
          <w:sz w:val="28"/>
          <w:szCs w:val="28"/>
          <w:lang w:val="sr-Cyrl-RS"/>
        </w:rPr>
        <w:t>Зашто соларни инвертери представљају сајбер безбеднос</w:t>
      </w:r>
      <w:r w:rsidR="00E63885" w:rsidRPr="00480820">
        <w:rPr>
          <w:rFonts w:cs="Times New Roman"/>
          <w:sz w:val="28"/>
          <w:szCs w:val="28"/>
          <w:lang w:val="sr-Cyrl-RS"/>
        </w:rPr>
        <w:t>н</w:t>
      </w:r>
      <w:r w:rsidRPr="00480820">
        <w:rPr>
          <w:rFonts w:cs="Times New Roman"/>
          <w:sz w:val="28"/>
          <w:szCs w:val="28"/>
          <w:lang w:val="sr-Cyrl-RS"/>
        </w:rPr>
        <w:t>и</w:t>
      </w:r>
      <w:r w:rsidR="00E63885" w:rsidRPr="00480820">
        <w:rPr>
          <w:rFonts w:cs="Times New Roman"/>
          <w:sz w:val="28"/>
          <w:szCs w:val="28"/>
          <w:lang w:val="sr-Cyrl-RS"/>
        </w:rPr>
        <w:t xml:space="preserve"> ризик</w:t>
      </w:r>
      <w:bookmarkEnd w:id="5"/>
    </w:p>
    <w:p w14:paraId="2848F719" w14:textId="77777777" w:rsidR="00BF650D" w:rsidRPr="00480820" w:rsidRDefault="00BF650D" w:rsidP="00BF650D">
      <w:pPr>
        <w:rPr>
          <w:lang w:val="sr-Cyrl-RS"/>
        </w:rPr>
      </w:pPr>
    </w:p>
    <w:p w14:paraId="2C78586C" w14:textId="06DF01E8" w:rsidR="00BF650D" w:rsidRPr="00480820" w:rsidRDefault="00BF650D" w:rsidP="001357ED">
      <w:pPr>
        <w:ind w:firstLine="720"/>
        <w:jc w:val="both"/>
        <w:rPr>
          <w:sz w:val="24"/>
          <w:szCs w:val="24"/>
          <w:lang w:val="sr-Cyrl-RS"/>
        </w:rPr>
      </w:pPr>
      <w:r w:rsidRPr="00480820">
        <w:rPr>
          <w:sz w:val="24"/>
          <w:szCs w:val="24"/>
          <w:lang w:val="sr-Cyrl-RS"/>
        </w:rPr>
        <w:t xml:space="preserve">Традиционално </w:t>
      </w:r>
      <w:r w:rsidR="00E63885" w:rsidRPr="00480820">
        <w:rPr>
          <w:sz w:val="24"/>
          <w:szCs w:val="24"/>
          <w:lang w:val="sr-Cyrl-RS"/>
        </w:rPr>
        <w:t>сајбер безбедносни ризик</w:t>
      </w:r>
      <w:r w:rsidR="00E63885" w:rsidRPr="00480820" w:rsidDel="00E63885">
        <w:rPr>
          <w:sz w:val="24"/>
          <w:szCs w:val="24"/>
          <w:lang w:val="sr-Cyrl-RS"/>
        </w:rPr>
        <w:t xml:space="preserve"> </w:t>
      </w:r>
      <w:r w:rsidRPr="00480820">
        <w:rPr>
          <w:sz w:val="24"/>
          <w:szCs w:val="24"/>
          <w:lang w:val="sr-Cyrl-RS"/>
        </w:rPr>
        <w:t xml:space="preserve">асоциран са соларним </w:t>
      </w:r>
      <w:proofErr w:type="spellStart"/>
      <w:r w:rsidRPr="00480820">
        <w:rPr>
          <w:sz w:val="24"/>
          <w:szCs w:val="24"/>
          <w:lang w:val="sr-Cyrl-RS"/>
        </w:rPr>
        <w:t>инвертерима</w:t>
      </w:r>
      <w:proofErr w:type="spellEnd"/>
      <w:r w:rsidRPr="00480820">
        <w:rPr>
          <w:sz w:val="24"/>
          <w:szCs w:val="24"/>
          <w:lang w:val="sr-Cyrl-RS"/>
        </w:rPr>
        <w:t xml:space="preserve"> је био јако мали највише из разлога што су то били уређаји који се уопште не повезују на интернет мрежу. </w:t>
      </w:r>
      <w:r w:rsidR="001357ED" w:rsidRPr="00480820">
        <w:rPr>
          <w:sz w:val="24"/>
          <w:szCs w:val="24"/>
          <w:lang w:val="sr-Cyrl-RS"/>
        </w:rPr>
        <w:t xml:space="preserve">Међутим, како је </w:t>
      </w:r>
      <w:proofErr w:type="spellStart"/>
      <w:r w:rsidR="001357ED" w:rsidRPr="00480820">
        <w:rPr>
          <w:sz w:val="24"/>
          <w:szCs w:val="24"/>
          <w:lang w:val="sr-Cyrl-RS"/>
        </w:rPr>
        <w:t>послење</w:t>
      </w:r>
      <w:proofErr w:type="spellEnd"/>
      <w:r w:rsidR="001357ED" w:rsidRPr="00480820">
        <w:rPr>
          <w:sz w:val="24"/>
          <w:szCs w:val="24"/>
          <w:lang w:val="sr-Cyrl-RS"/>
        </w:rPr>
        <w:t xml:space="preserve"> време са повећањем популарности </w:t>
      </w:r>
      <w:proofErr w:type="spellStart"/>
      <w:r w:rsidR="001357ED" w:rsidRPr="00480820">
        <w:rPr>
          <w:sz w:val="24"/>
          <w:szCs w:val="24"/>
          <w:lang w:val="sr-Cyrl-RS"/>
        </w:rPr>
        <w:t>ИоТ</w:t>
      </w:r>
      <w:proofErr w:type="spellEnd"/>
      <w:r w:rsidR="001357ED" w:rsidRPr="00480820">
        <w:rPr>
          <w:sz w:val="24"/>
          <w:szCs w:val="24"/>
          <w:lang w:val="sr-Cyrl-RS"/>
        </w:rPr>
        <w:t xml:space="preserve"> уређаја за надгледање и контролу, дошло је до интеграције интернета у контролерима (</w:t>
      </w:r>
      <w:proofErr w:type="spellStart"/>
      <w:r w:rsidR="001357ED" w:rsidRPr="00480820">
        <w:rPr>
          <w:sz w:val="24"/>
          <w:szCs w:val="24"/>
          <w:lang w:val="sr-Cyrl-RS"/>
        </w:rPr>
        <w:t>инвертерима</w:t>
      </w:r>
      <w:proofErr w:type="spellEnd"/>
      <w:r w:rsidR="001357ED" w:rsidRPr="00480820">
        <w:rPr>
          <w:sz w:val="24"/>
          <w:szCs w:val="24"/>
          <w:lang w:val="sr-Cyrl-RS"/>
        </w:rPr>
        <w:t>), што је знатно повећало ризик</w:t>
      </w:r>
      <w:r w:rsidR="00D87E1E" w:rsidRPr="00480820">
        <w:rPr>
          <w:sz w:val="24"/>
          <w:szCs w:val="24"/>
          <w:lang w:val="sr-Cyrl-RS"/>
        </w:rPr>
        <w:t xml:space="preserve">, на велики опсег сајбер напада вируси, хаковање. </w:t>
      </w:r>
      <w:proofErr w:type="spellStart"/>
      <w:r w:rsidR="00D87E1E" w:rsidRPr="00480820">
        <w:rPr>
          <w:sz w:val="24"/>
          <w:szCs w:val="24"/>
          <w:lang w:val="sr-Cyrl-RS"/>
        </w:rPr>
        <w:t>Собзиром</w:t>
      </w:r>
      <w:proofErr w:type="spellEnd"/>
      <w:r w:rsidR="00D87E1E" w:rsidRPr="00480820">
        <w:rPr>
          <w:sz w:val="24"/>
          <w:szCs w:val="24"/>
          <w:lang w:val="sr-Cyrl-RS"/>
        </w:rPr>
        <w:t xml:space="preserve"> да се још увек повећава број корисника, тако се и повећава површина и ризик система.</w:t>
      </w:r>
    </w:p>
    <w:p w14:paraId="0D9BE947" w14:textId="77777777" w:rsidR="00D87E1E" w:rsidRPr="00480820" w:rsidRDefault="00D87E1E" w:rsidP="001357ED">
      <w:pPr>
        <w:ind w:firstLine="720"/>
        <w:jc w:val="both"/>
        <w:rPr>
          <w:sz w:val="24"/>
          <w:szCs w:val="24"/>
          <w:lang w:val="sr-Cyrl-RS"/>
        </w:rPr>
      </w:pPr>
    </w:p>
    <w:p w14:paraId="201A644C" w14:textId="2CC19148" w:rsidR="00AA6312" w:rsidRPr="00480820" w:rsidRDefault="00AA6312" w:rsidP="001357ED">
      <w:pPr>
        <w:ind w:firstLine="720"/>
        <w:jc w:val="both"/>
        <w:rPr>
          <w:sz w:val="24"/>
          <w:szCs w:val="24"/>
          <w:lang w:val="sr-Cyrl-RS"/>
        </w:rPr>
      </w:pPr>
      <w:r w:rsidRPr="00480820">
        <w:rPr>
          <w:sz w:val="24"/>
          <w:szCs w:val="24"/>
          <w:lang w:val="sr-Cyrl-RS"/>
        </w:rPr>
        <w:t xml:space="preserve">САД владина канцеларија за енергетску ефикасност и обновљиве енергије (ОЕЕРЕ) истиче потенцијал сајбер ризика у соларним </w:t>
      </w:r>
      <w:proofErr w:type="spellStart"/>
      <w:r w:rsidRPr="00480820">
        <w:rPr>
          <w:sz w:val="24"/>
          <w:szCs w:val="24"/>
          <w:lang w:val="sr-Cyrl-RS"/>
        </w:rPr>
        <w:t>инвертерима</w:t>
      </w:r>
      <w:proofErr w:type="spellEnd"/>
      <w:r w:rsidRPr="00480820">
        <w:rPr>
          <w:sz w:val="24"/>
          <w:szCs w:val="24"/>
          <w:lang w:val="sr-Cyrl-RS"/>
        </w:rPr>
        <w:t>.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sidRPr="00480820">
        <w:rPr>
          <w:sz w:val="24"/>
          <w:szCs w:val="24"/>
          <w:lang w:val="sr-Cyrl-RS"/>
        </w:rPr>
        <w:t>. Штавише</w:t>
      </w:r>
      <w:r w:rsidR="00856F5A" w:rsidRPr="00480820">
        <w:rPr>
          <w:sz w:val="24"/>
          <w:szCs w:val="24"/>
          <w:lang w:val="sr-Cyrl-RS"/>
        </w:rPr>
        <w:t xml:space="preserve"> САД национална </w:t>
      </w:r>
      <w:proofErr w:type="spellStart"/>
      <w:r w:rsidR="00856F5A" w:rsidRPr="00480820">
        <w:rPr>
          <w:sz w:val="24"/>
          <w:szCs w:val="24"/>
          <w:lang w:val="sr-Cyrl-RS"/>
        </w:rPr>
        <w:t>лабараторија</w:t>
      </w:r>
      <w:proofErr w:type="spellEnd"/>
      <w:r w:rsidR="00856F5A" w:rsidRPr="00480820">
        <w:rPr>
          <w:sz w:val="24"/>
          <w:szCs w:val="24"/>
          <w:lang w:val="sr-Cyrl-RS"/>
        </w:rPr>
        <w:t xml:space="preserve"> за </w:t>
      </w:r>
      <w:r w:rsidR="00856F5A" w:rsidRPr="00480820">
        <w:rPr>
          <w:sz w:val="24"/>
          <w:szCs w:val="24"/>
          <w:lang w:val="sr-Cyrl-RS"/>
        </w:rPr>
        <w:lastRenderedPageBreak/>
        <w:t>обновљиве енергије (НРЕЛ)</w:t>
      </w:r>
      <w:r w:rsidR="00C44879" w:rsidRPr="00480820">
        <w:rPr>
          <w:sz w:val="24"/>
          <w:szCs w:val="24"/>
          <w:lang w:val="sr-Cyrl-RS"/>
        </w:rPr>
        <w:t xml:space="preserve"> открив</w:t>
      </w:r>
      <w:r w:rsidR="00856F5A" w:rsidRPr="00480820">
        <w:rPr>
          <w:sz w:val="24"/>
          <w:szCs w:val="24"/>
          <w:lang w:val="sr-Cyrl-RS"/>
        </w:rPr>
        <w:t>а</w:t>
      </w:r>
      <w:r w:rsidR="00C44879" w:rsidRPr="00480820">
        <w:rPr>
          <w:sz w:val="24"/>
          <w:szCs w:val="24"/>
          <w:lang w:val="sr-Cyrl-RS"/>
        </w:rPr>
        <w:t xml:space="preserve">  да ДЕР уређаји шаљу своје податке </w:t>
      </w:r>
      <w:proofErr w:type="spellStart"/>
      <w:r w:rsidR="00C44879" w:rsidRPr="00480820">
        <w:rPr>
          <w:sz w:val="24"/>
          <w:szCs w:val="24"/>
          <w:lang w:val="sr-Cyrl-RS"/>
        </w:rPr>
        <w:t>нејчешће</w:t>
      </w:r>
      <w:proofErr w:type="spellEnd"/>
      <w:r w:rsidR="00C44879" w:rsidRPr="00480820">
        <w:rPr>
          <w:sz w:val="24"/>
          <w:szCs w:val="24"/>
          <w:lang w:val="sr-Cyrl-RS"/>
        </w:rPr>
        <w:t xml:space="preserve"> без икакве енкрипције или заштите, </w:t>
      </w:r>
      <w:proofErr w:type="spellStart"/>
      <w:r w:rsidR="00C44879" w:rsidRPr="00480820">
        <w:rPr>
          <w:sz w:val="24"/>
          <w:szCs w:val="24"/>
          <w:lang w:val="sr-Cyrl-RS"/>
        </w:rPr>
        <w:t>усуштини</w:t>
      </w:r>
      <w:proofErr w:type="spellEnd"/>
      <w:r w:rsidR="00C44879" w:rsidRPr="00480820">
        <w:rPr>
          <w:sz w:val="24"/>
          <w:szCs w:val="24"/>
          <w:lang w:val="sr-Cyrl-RS"/>
        </w:rPr>
        <w:t xml:space="preserve"> недостају им најосновнији сигурносни системи.</w:t>
      </w:r>
    </w:p>
    <w:p w14:paraId="08B668AC" w14:textId="77777777" w:rsidR="00013FD2" w:rsidRPr="00480820" w:rsidRDefault="00013FD2" w:rsidP="001357ED">
      <w:pPr>
        <w:ind w:firstLine="720"/>
        <w:jc w:val="both"/>
        <w:rPr>
          <w:sz w:val="24"/>
          <w:szCs w:val="24"/>
          <w:lang w:val="sr-Cyrl-RS"/>
        </w:rPr>
      </w:pPr>
    </w:p>
    <w:p w14:paraId="48608932" w14:textId="4C7E0E5C" w:rsidR="00013FD2" w:rsidRPr="00480820" w:rsidRDefault="00013FD2" w:rsidP="001357ED">
      <w:pPr>
        <w:ind w:firstLine="720"/>
        <w:jc w:val="both"/>
        <w:rPr>
          <w:sz w:val="24"/>
          <w:szCs w:val="24"/>
          <w:lang w:val="sr-Cyrl-RS"/>
        </w:rPr>
      </w:pPr>
      <w:r w:rsidRPr="00480820">
        <w:rPr>
          <w:sz w:val="24"/>
          <w:szCs w:val="24"/>
          <w:lang w:val="sr-Cyrl-RS"/>
        </w:rPr>
        <w:t xml:space="preserve">НРЕЛ напомиње да је "повећана сајбер-физичка зависност између електричне мреже и ДЕР-а омогућава нападачима више начина да се окрећу између дистрибутивних ресурса и </w:t>
      </w:r>
      <w:r w:rsidR="009D1486" w:rsidRPr="00480820">
        <w:rPr>
          <w:sz w:val="24"/>
          <w:szCs w:val="24"/>
          <w:lang w:val="sr-Cyrl-RS"/>
        </w:rPr>
        <w:t>пропагирања</w:t>
      </w:r>
      <w:r w:rsidRPr="00480820">
        <w:rPr>
          <w:sz w:val="24"/>
          <w:szCs w:val="24"/>
          <w:lang w:val="sr-Cyrl-RS"/>
        </w:rPr>
        <w:t xml:space="preserve"> критичним ресурсима, што би могло довести до губитка података или потпуног </w:t>
      </w:r>
      <w:r w:rsidR="009D1486" w:rsidRPr="00480820">
        <w:rPr>
          <w:sz w:val="24"/>
          <w:szCs w:val="24"/>
          <w:lang w:val="sr-Cyrl-RS"/>
        </w:rPr>
        <w:t>отказа</w:t>
      </w:r>
      <w:r w:rsidRPr="00480820">
        <w:rPr>
          <w:sz w:val="24"/>
          <w:szCs w:val="24"/>
          <w:lang w:val="sr-Cyrl-RS"/>
        </w:rPr>
        <w:t xml:space="preserve"> у раду. Ако рањивости на уређај, мреж</w:t>
      </w:r>
      <w:r w:rsidR="009D1486" w:rsidRPr="00480820">
        <w:rPr>
          <w:sz w:val="24"/>
          <w:szCs w:val="24"/>
          <w:lang w:val="sr-Cyrl-RS"/>
        </w:rPr>
        <w:t>и</w:t>
      </w:r>
      <w:r w:rsidRPr="00480820">
        <w:rPr>
          <w:sz w:val="24"/>
          <w:szCs w:val="24"/>
          <w:lang w:val="sr-Cyrl-RS"/>
        </w:rPr>
        <w:t xml:space="preserve"> и ниво</w:t>
      </w:r>
      <w:r w:rsidR="009D1486" w:rsidRPr="00480820">
        <w:rPr>
          <w:sz w:val="24"/>
          <w:szCs w:val="24"/>
          <w:lang w:val="sr-Cyrl-RS"/>
        </w:rPr>
        <w:t>у</w:t>
      </w:r>
      <w:r w:rsidRPr="00480820">
        <w:rPr>
          <w:sz w:val="24"/>
          <w:szCs w:val="24"/>
          <w:lang w:val="sr-Cyrl-RS"/>
        </w:rPr>
        <w:t xml:space="preserve"> примене ДЕР-а нису адресирани, ДЕР-ови би потенцијално могли служе као </w:t>
      </w:r>
      <w:r w:rsidR="009D1486" w:rsidRPr="00480820">
        <w:rPr>
          <w:sz w:val="24"/>
          <w:szCs w:val="24"/>
          <w:lang w:val="sr-Cyrl-RS"/>
        </w:rPr>
        <w:t>правци</w:t>
      </w:r>
      <w:r w:rsidRPr="00480820">
        <w:rPr>
          <w:sz w:val="24"/>
          <w:szCs w:val="24"/>
          <w:lang w:val="sr-Cyrl-RS"/>
        </w:rPr>
        <w:t xml:space="preserve"> напада </w:t>
      </w:r>
      <w:r w:rsidR="009D1486" w:rsidRPr="00480820">
        <w:rPr>
          <w:sz w:val="24"/>
          <w:szCs w:val="24"/>
          <w:lang w:val="sr-Cyrl-RS"/>
        </w:rPr>
        <w:t>на</w:t>
      </w:r>
      <w:r w:rsidRPr="00480820">
        <w:rPr>
          <w:sz w:val="24"/>
          <w:szCs w:val="24"/>
          <w:lang w:val="sr-Cyrl-RS"/>
        </w:rPr>
        <w:t xml:space="preserve"> дистрибутивну мрежу".</w:t>
      </w:r>
      <w:r w:rsidR="009D1486" w:rsidRPr="00480820">
        <w:rPr>
          <w:sz w:val="24"/>
          <w:szCs w:val="24"/>
          <w:lang w:val="sr-Cyrl-RS"/>
        </w:rPr>
        <w:t xml:space="preserve"> </w:t>
      </w:r>
      <w:r w:rsidRPr="00480820">
        <w:rPr>
          <w:sz w:val="24"/>
          <w:szCs w:val="24"/>
          <w:lang w:val="sr-Cyrl-RS"/>
        </w:rPr>
        <w:t>Осим тога, "могуће је онемогућити и/или оштетити локалне мрежне променом фреквенције и/или</w:t>
      </w:r>
      <w:r w:rsidR="009D1486" w:rsidRPr="00480820">
        <w:rPr>
          <w:sz w:val="24"/>
          <w:szCs w:val="24"/>
          <w:lang w:val="sr-Cyrl-RS"/>
        </w:rPr>
        <w:t xml:space="preserve"> дозвољеног</w:t>
      </w:r>
      <w:r w:rsidRPr="00480820">
        <w:rPr>
          <w:sz w:val="24"/>
          <w:szCs w:val="24"/>
          <w:lang w:val="sr-Cyrl-RS"/>
        </w:rPr>
        <w:t xml:space="preserve"> напона мрежне онемогућавањем </w:t>
      </w:r>
      <w:proofErr w:type="spellStart"/>
      <w:r w:rsidRPr="00480820">
        <w:rPr>
          <w:sz w:val="24"/>
          <w:szCs w:val="24"/>
          <w:lang w:val="sr-Cyrl-RS"/>
        </w:rPr>
        <w:t>подфреквентног</w:t>
      </w:r>
      <w:proofErr w:type="spellEnd"/>
      <w:r w:rsidRPr="00480820">
        <w:rPr>
          <w:sz w:val="24"/>
          <w:szCs w:val="24"/>
          <w:lang w:val="sr-Cyrl-RS"/>
        </w:rPr>
        <w:t xml:space="preserve"> оптерећења или добијањем неовлашћен</w:t>
      </w:r>
      <w:r w:rsidR="009D1486" w:rsidRPr="00480820">
        <w:rPr>
          <w:sz w:val="24"/>
          <w:szCs w:val="24"/>
          <w:lang w:val="sr-Cyrl-RS"/>
        </w:rPr>
        <w:t>ог</w:t>
      </w:r>
      <w:r w:rsidRPr="00480820">
        <w:rPr>
          <w:sz w:val="24"/>
          <w:szCs w:val="24"/>
          <w:lang w:val="sr-Cyrl-RS"/>
        </w:rPr>
        <w:t xml:space="preserve"> приступ</w:t>
      </w:r>
      <w:r w:rsidR="009D1486" w:rsidRPr="00480820">
        <w:rPr>
          <w:sz w:val="24"/>
          <w:szCs w:val="24"/>
          <w:lang w:val="sr-Cyrl-RS"/>
        </w:rPr>
        <w:t>а</w:t>
      </w:r>
      <w:r w:rsidRPr="00480820">
        <w:rPr>
          <w:sz w:val="24"/>
          <w:szCs w:val="24"/>
          <w:lang w:val="sr-Cyrl-RS"/>
        </w:rPr>
        <w:t xml:space="preserve"> контролама регулатора помоћу прислушкивања, манипулације интерфејс човек-машина, анализа саобраћаја или друг</w:t>
      </w:r>
      <w:r w:rsidR="009D1486" w:rsidRPr="00480820">
        <w:rPr>
          <w:sz w:val="24"/>
          <w:szCs w:val="24"/>
          <w:lang w:val="sr-Cyrl-RS"/>
        </w:rPr>
        <w:t>их</w:t>
      </w:r>
      <w:r w:rsidRPr="00480820">
        <w:rPr>
          <w:sz w:val="24"/>
          <w:szCs w:val="24"/>
          <w:lang w:val="sr-Cyrl-RS"/>
        </w:rPr>
        <w:t xml:space="preserve"> метод</w:t>
      </w:r>
      <w:r w:rsidR="009D1486" w:rsidRPr="00480820">
        <w:rPr>
          <w:sz w:val="24"/>
          <w:szCs w:val="24"/>
          <w:lang w:val="sr-Cyrl-RS"/>
        </w:rPr>
        <w:t>а</w:t>
      </w:r>
      <w:r w:rsidRPr="00480820">
        <w:rPr>
          <w:sz w:val="24"/>
          <w:szCs w:val="24"/>
          <w:lang w:val="sr-Cyrl-RS"/>
        </w:rPr>
        <w:t xml:space="preserve"> упада</w:t>
      </w:r>
      <w:r w:rsidR="009D1486" w:rsidRPr="00480820">
        <w:rPr>
          <w:sz w:val="24"/>
          <w:szCs w:val="24"/>
          <w:lang w:val="sr-Cyrl-RS"/>
        </w:rPr>
        <w:t>''.</w:t>
      </w:r>
    </w:p>
    <w:p w14:paraId="0F0A3048" w14:textId="77777777" w:rsidR="00FC76ED" w:rsidRPr="00480820" w:rsidRDefault="00FC76ED" w:rsidP="00B34429">
      <w:pPr>
        <w:jc w:val="both"/>
        <w:rPr>
          <w:sz w:val="24"/>
          <w:szCs w:val="24"/>
          <w:lang w:val="sr-Cyrl-RS"/>
        </w:rPr>
      </w:pPr>
    </w:p>
    <w:p w14:paraId="7BE92DE4"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Start w:id="20" w:name="_Toc176392733"/>
      <w:bookmarkStart w:id="21" w:name="_Toc176392820"/>
      <w:bookmarkStart w:id="22" w:name="_Toc176641811"/>
      <w:bookmarkStart w:id="23" w:name="_Toc176732738"/>
      <w:bookmarkStart w:id="24" w:name="_Toc176736194"/>
      <w:bookmarkStart w:id="25" w:name="_Toc178331570"/>
      <w:bookmarkStart w:id="26" w:name="_Toc17833165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7F97F05F" w14:textId="77777777" w:rsidR="00BF650D" w:rsidRPr="00480820"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7" w:name="_Toc174192381"/>
      <w:bookmarkStart w:id="28" w:name="_Toc174192677"/>
      <w:bookmarkStart w:id="29" w:name="_Toc174376851"/>
      <w:bookmarkStart w:id="30" w:name="_Toc174376881"/>
      <w:bookmarkStart w:id="31" w:name="_Toc174377342"/>
      <w:bookmarkStart w:id="32" w:name="_Toc174393767"/>
      <w:bookmarkStart w:id="33" w:name="_Toc174397476"/>
      <w:bookmarkStart w:id="34" w:name="_Toc174454536"/>
      <w:bookmarkStart w:id="35" w:name="_Toc174537520"/>
      <w:bookmarkStart w:id="36" w:name="_Toc174549262"/>
      <w:bookmarkStart w:id="37" w:name="_Toc174552231"/>
      <w:bookmarkStart w:id="38" w:name="_Toc176392734"/>
      <w:bookmarkStart w:id="39" w:name="_Toc176392821"/>
      <w:bookmarkStart w:id="40" w:name="_Toc176641812"/>
      <w:bookmarkStart w:id="41" w:name="_Toc176732739"/>
      <w:bookmarkStart w:id="42" w:name="_Toc176736195"/>
      <w:bookmarkStart w:id="43" w:name="_Toc178331571"/>
      <w:bookmarkStart w:id="44" w:name="_Toc17833165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6B2286C6" w14:textId="77777777" w:rsidR="00BF650D" w:rsidRPr="00480820"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5" w:name="_Toc174192382"/>
      <w:bookmarkStart w:id="46" w:name="_Toc174192678"/>
      <w:bookmarkStart w:id="47" w:name="_Toc174376852"/>
      <w:bookmarkStart w:id="48" w:name="_Toc174376882"/>
      <w:bookmarkStart w:id="49" w:name="_Toc174377343"/>
      <w:bookmarkStart w:id="50" w:name="_Toc174393768"/>
      <w:bookmarkStart w:id="51" w:name="_Toc174397477"/>
      <w:bookmarkStart w:id="52" w:name="_Toc174454537"/>
      <w:bookmarkStart w:id="53" w:name="_Toc174537521"/>
      <w:bookmarkStart w:id="54" w:name="_Toc174549263"/>
      <w:bookmarkStart w:id="55" w:name="_Toc174552232"/>
      <w:bookmarkStart w:id="56" w:name="_Toc176392735"/>
      <w:bookmarkStart w:id="57" w:name="_Toc176392822"/>
      <w:bookmarkStart w:id="58" w:name="_Toc176641813"/>
      <w:bookmarkStart w:id="59" w:name="_Toc176732740"/>
      <w:bookmarkStart w:id="60" w:name="_Toc176736196"/>
      <w:bookmarkStart w:id="61" w:name="_Toc178331572"/>
      <w:bookmarkStart w:id="62" w:name="_Toc178331652"/>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A5018FB" w14:textId="02ED7808" w:rsidR="00D77F6A" w:rsidRPr="00480820" w:rsidRDefault="006D2DCC" w:rsidP="00E6099A">
      <w:pPr>
        <w:pStyle w:val="Heading3"/>
        <w:numPr>
          <w:ilvl w:val="1"/>
          <w:numId w:val="2"/>
        </w:numPr>
        <w:rPr>
          <w:rFonts w:cs="Times New Roman"/>
          <w:sz w:val="28"/>
          <w:szCs w:val="28"/>
          <w:lang w:val="sr-Cyrl-RS"/>
        </w:rPr>
      </w:pPr>
      <w:bookmarkStart w:id="63" w:name="_Toc178331653"/>
      <w:r w:rsidRPr="00480820">
        <w:rPr>
          <w:rFonts w:cs="Times New Roman"/>
          <w:sz w:val="28"/>
          <w:szCs w:val="28"/>
          <w:lang w:val="sr-Cyrl-RS"/>
        </w:rPr>
        <w:t>Произво</w:t>
      </w:r>
      <w:r w:rsidR="00E3430B" w:rsidRPr="00480820">
        <w:rPr>
          <w:rFonts w:cs="Times New Roman"/>
          <w:sz w:val="28"/>
          <w:szCs w:val="28"/>
          <w:lang w:val="sr-Cyrl-RS"/>
        </w:rPr>
        <w:t>ђачи</w:t>
      </w:r>
      <w:r w:rsidRPr="00480820">
        <w:rPr>
          <w:rFonts w:cs="Times New Roman"/>
          <w:sz w:val="28"/>
          <w:szCs w:val="28"/>
          <w:lang w:val="sr-Cyrl-RS"/>
        </w:rPr>
        <w:t xml:space="preserve"> соларних </w:t>
      </w:r>
      <w:r w:rsidR="00E3430B" w:rsidRPr="00480820">
        <w:rPr>
          <w:rFonts w:cs="Times New Roman"/>
          <w:sz w:val="28"/>
          <w:szCs w:val="28"/>
          <w:lang w:val="sr-Cyrl-RS"/>
        </w:rPr>
        <w:t>инвертера</w:t>
      </w:r>
      <w:bookmarkEnd w:id="63"/>
    </w:p>
    <w:p w14:paraId="0D324955" w14:textId="77777777" w:rsidR="00396879" w:rsidRPr="00480820" w:rsidRDefault="00396879" w:rsidP="00396879">
      <w:pPr>
        <w:rPr>
          <w:lang w:val="sr-Cyrl-RS"/>
        </w:rPr>
      </w:pPr>
    </w:p>
    <w:p w14:paraId="5A2EBC89" w14:textId="713A7DF6" w:rsidR="00E3430B" w:rsidRPr="00480820" w:rsidRDefault="00DE0ADF" w:rsidP="00DE0ADF">
      <w:pPr>
        <w:ind w:firstLine="720"/>
        <w:jc w:val="both"/>
        <w:rPr>
          <w:sz w:val="24"/>
          <w:szCs w:val="24"/>
          <w:lang w:val="sr-Cyrl-RS"/>
        </w:rPr>
      </w:pPr>
      <w:r w:rsidRPr="00480820">
        <w:rPr>
          <w:sz w:val="24"/>
          <w:szCs w:val="24"/>
          <w:lang w:val="sr-Cyrl-RS"/>
        </w:rPr>
        <w:t xml:space="preserve">У последњој деценији </w:t>
      </w:r>
      <w:proofErr w:type="spellStart"/>
      <w:r w:rsidRPr="00480820">
        <w:rPr>
          <w:sz w:val="24"/>
          <w:szCs w:val="24"/>
          <w:lang w:val="sr-Cyrl-RS"/>
        </w:rPr>
        <w:t>идустрија</w:t>
      </w:r>
      <w:proofErr w:type="spellEnd"/>
      <w:r w:rsidRPr="00480820">
        <w:rPr>
          <w:sz w:val="24"/>
          <w:szCs w:val="24"/>
          <w:lang w:val="sr-Cyrl-RS"/>
        </w:rPr>
        <w:t xml:space="preserve">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w:t>
      </w:r>
      <w:proofErr w:type="spellStart"/>
      <w:r w:rsidRPr="00480820">
        <w:rPr>
          <w:sz w:val="24"/>
          <w:szCs w:val="24"/>
          <w:lang w:val="sr-Cyrl-RS"/>
        </w:rPr>
        <w:t>индутрију</w:t>
      </w:r>
      <w:proofErr w:type="spellEnd"/>
      <w:r w:rsidRPr="00480820">
        <w:rPr>
          <w:sz w:val="24"/>
          <w:szCs w:val="24"/>
          <w:lang w:val="sr-Cyrl-RS"/>
        </w:rPr>
        <w:t xml:space="preserve"> тј. </w:t>
      </w:r>
      <w:proofErr w:type="spellStart"/>
      <w:r w:rsidRPr="00480820">
        <w:rPr>
          <w:sz w:val="24"/>
          <w:szCs w:val="24"/>
          <w:lang w:val="sr-Cyrl-RS"/>
        </w:rPr>
        <w:t>произбођаче</w:t>
      </w:r>
      <w:proofErr w:type="spellEnd"/>
      <w:r w:rsidRPr="00480820">
        <w:rPr>
          <w:sz w:val="24"/>
          <w:szCs w:val="24"/>
          <w:lang w:val="sr-Cyrl-RS"/>
        </w:rPr>
        <w:t xml:space="preserve">, </w:t>
      </w:r>
      <w:proofErr w:type="spellStart"/>
      <w:r w:rsidRPr="00480820">
        <w:rPr>
          <w:sz w:val="24"/>
          <w:szCs w:val="24"/>
          <w:lang w:val="sr-Cyrl-RS"/>
        </w:rPr>
        <w:t>еквиваленто</w:t>
      </w:r>
      <w:proofErr w:type="spellEnd"/>
      <w:r w:rsidRPr="00480820">
        <w:rPr>
          <w:sz w:val="24"/>
          <w:szCs w:val="24"/>
          <w:lang w:val="sr-Cyrl-RS"/>
        </w:rPr>
        <w:t xml:space="preserve"> отприлике 50 милијарди долара. Интернационална Енергетска Агенција (ИЕА) доноси у извештају чињеницу да 80% </w:t>
      </w:r>
      <w:proofErr w:type="spellStart"/>
      <w:r w:rsidRPr="00480820">
        <w:rPr>
          <w:sz w:val="24"/>
          <w:szCs w:val="24"/>
          <w:lang w:val="sr-Cyrl-RS"/>
        </w:rPr>
        <w:t>светксе</w:t>
      </w:r>
      <w:proofErr w:type="spellEnd"/>
      <w:r w:rsidRPr="00480820">
        <w:rPr>
          <w:sz w:val="24"/>
          <w:szCs w:val="24"/>
          <w:lang w:val="sr-Cyrl-RS"/>
        </w:rPr>
        <w:t xml:space="preserve"> </w:t>
      </w:r>
      <w:proofErr w:type="spellStart"/>
      <w:r w:rsidRPr="00480820">
        <w:rPr>
          <w:sz w:val="24"/>
          <w:szCs w:val="24"/>
          <w:lang w:val="sr-Cyrl-RS"/>
        </w:rPr>
        <w:t>произвозводње</w:t>
      </w:r>
      <w:proofErr w:type="spellEnd"/>
      <w:r w:rsidRPr="00480820">
        <w:rPr>
          <w:sz w:val="24"/>
          <w:szCs w:val="24"/>
          <w:lang w:val="sr-Cyrl-RS"/>
        </w:rPr>
        <w:t xml:space="preserve"> долази из Кине као и да свих топ 10 произвођача долази из Кине.</w:t>
      </w:r>
    </w:p>
    <w:p w14:paraId="26A661B8" w14:textId="77777777" w:rsidR="00FD0BB4" w:rsidRPr="00480820" w:rsidRDefault="00FD0BB4" w:rsidP="00FD0BB4">
      <w:pPr>
        <w:jc w:val="both"/>
        <w:rPr>
          <w:sz w:val="24"/>
          <w:szCs w:val="24"/>
          <w:lang w:val="sr-Cyrl-RS"/>
        </w:rPr>
      </w:pPr>
    </w:p>
    <w:p w14:paraId="34D78C27" w14:textId="7CE3FA84" w:rsidR="009A3FBA" w:rsidRPr="00480820" w:rsidRDefault="00FD0BB4" w:rsidP="008E631F">
      <w:pPr>
        <w:ind w:firstLine="720"/>
        <w:jc w:val="both"/>
        <w:rPr>
          <w:sz w:val="24"/>
          <w:szCs w:val="24"/>
          <w:lang w:val="sr-Cyrl-RS"/>
        </w:rPr>
      </w:pPr>
      <w:r w:rsidRPr="00480820">
        <w:rPr>
          <w:sz w:val="24"/>
          <w:szCs w:val="24"/>
          <w:lang w:val="sr-Cyrl-RS"/>
        </w:rPr>
        <w:t xml:space="preserve">Што се тиче конкретно инвертера, тај број је тек нешто мањи, 76% укупне </w:t>
      </w:r>
      <w:proofErr w:type="spellStart"/>
      <w:r w:rsidRPr="00480820">
        <w:rPr>
          <w:sz w:val="24"/>
          <w:szCs w:val="24"/>
          <w:lang w:val="sr-Cyrl-RS"/>
        </w:rPr>
        <w:t>произво</w:t>
      </w:r>
      <w:r w:rsidR="009A3FBA" w:rsidRPr="00480820">
        <w:rPr>
          <w:sz w:val="24"/>
          <w:szCs w:val="24"/>
          <w:lang w:val="sr-Cyrl-RS"/>
        </w:rPr>
        <w:t>-</w:t>
      </w:r>
      <w:r w:rsidRPr="00480820">
        <w:rPr>
          <w:sz w:val="24"/>
          <w:szCs w:val="24"/>
          <w:lang w:val="sr-Cyrl-RS"/>
        </w:rPr>
        <w:t>дње</w:t>
      </w:r>
      <w:proofErr w:type="spellEnd"/>
      <w:r w:rsidRPr="00480820">
        <w:rPr>
          <w:sz w:val="24"/>
          <w:szCs w:val="24"/>
          <w:lang w:val="sr-Cyrl-RS"/>
        </w:rPr>
        <w:t xml:space="preserve"> чини Кина</w:t>
      </w:r>
      <w:r w:rsidR="009A3FBA" w:rsidRPr="00480820">
        <w:rPr>
          <w:sz w:val="24"/>
          <w:szCs w:val="24"/>
          <w:lang w:val="sr-Cyrl-RS"/>
        </w:rPr>
        <w:t xml:space="preserve">. Само инвертери прва два Кинеска произвођача </w:t>
      </w:r>
      <w:proofErr w:type="spellStart"/>
      <w:r w:rsidR="009A3FBA" w:rsidRPr="00480820">
        <w:rPr>
          <w:sz w:val="24"/>
          <w:szCs w:val="24"/>
          <w:lang w:val="sr-Cyrl-RS"/>
        </w:rPr>
        <w:t>Хуавеи</w:t>
      </w:r>
      <w:proofErr w:type="spellEnd"/>
      <w:r w:rsidR="009A3FBA" w:rsidRPr="00480820">
        <w:rPr>
          <w:sz w:val="24"/>
          <w:szCs w:val="24"/>
          <w:lang w:val="sr-Cyrl-RS"/>
        </w:rPr>
        <w:t xml:space="preserve"> и </w:t>
      </w:r>
      <w:proofErr w:type="spellStart"/>
      <w:r w:rsidR="009A3FBA" w:rsidRPr="00480820">
        <w:rPr>
          <w:sz w:val="24"/>
          <w:szCs w:val="24"/>
          <w:lang w:val="sr-Cyrl-RS"/>
        </w:rPr>
        <w:t>Сунгров</w:t>
      </w:r>
      <w:proofErr w:type="spellEnd"/>
      <w:r w:rsidR="009A3FBA" w:rsidRPr="00480820">
        <w:rPr>
          <w:sz w:val="24"/>
          <w:szCs w:val="24"/>
          <w:lang w:val="sr-Cyrl-RS"/>
        </w:rPr>
        <w:t xml:space="preserve"> укупно произведу више </w:t>
      </w:r>
      <w:proofErr w:type="spellStart"/>
      <w:r w:rsidR="009A3FBA" w:rsidRPr="00480820">
        <w:rPr>
          <w:sz w:val="24"/>
          <w:szCs w:val="24"/>
          <w:lang w:val="sr-Cyrl-RS"/>
        </w:rPr>
        <w:t>гигавати</w:t>
      </w:r>
      <w:proofErr w:type="spellEnd"/>
      <w:r w:rsidR="009A3FBA" w:rsidRPr="00480820">
        <w:rPr>
          <w:sz w:val="24"/>
          <w:szCs w:val="24"/>
          <w:lang w:val="sr-Cyrl-RS"/>
        </w:rPr>
        <w:t xml:space="preserve"> електричне енергије него сви остали европски заједно.</w:t>
      </w:r>
      <w:r w:rsidR="00B34D91" w:rsidRPr="00480820">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Pr="00480820" w:rsidRDefault="00EA03F6" w:rsidP="009A3FBA">
      <w:pPr>
        <w:ind w:firstLine="360"/>
        <w:jc w:val="both"/>
        <w:rPr>
          <w:sz w:val="24"/>
          <w:szCs w:val="24"/>
          <w:lang w:val="sr-Cyrl-RS"/>
        </w:rPr>
      </w:pPr>
    </w:p>
    <w:p w14:paraId="33BEA0A2" w14:textId="092584C2" w:rsidR="00EA03F6" w:rsidRPr="00480820" w:rsidRDefault="00EA03F6" w:rsidP="009A3FBA">
      <w:pPr>
        <w:ind w:firstLine="360"/>
        <w:jc w:val="both"/>
        <w:rPr>
          <w:sz w:val="24"/>
          <w:szCs w:val="24"/>
          <w:lang w:val="sr-Cyrl-RS"/>
        </w:rPr>
      </w:pPr>
      <w:r w:rsidRPr="00480820">
        <w:rPr>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Pr="00480820" w:rsidRDefault="00E126F3" w:rsidP="00E126F3">
      <w:pPr>
        <w:jc w:val="both"/>
        <w:rPr>
          <w:sz w:val="24"/>
          <w:szCs w:val="24"/>
          <w:lang w:val="sr-Cyrl-RS"/>
        </w:rPr>
      </w:pPr>
      <w:r w:rsidRPr="00480820">
        <w:rPr>
          <w:sz w:val="24"/>
          <w:szCs w:val="24"/>
          <w:lang w:val="sr-Cyrl-RS"/>
        </w:rPr>
        <w:t xml:space="preserve"> </w:t>
      </w:r>
    </w:p>
    <w:p w14:paraId="5B8CB1AF" w14:textId="77777777" w:rsidR="00EA03F6" w:rsidRPr="00480820" w:rsidRDefault="00EA03F6" w:rsidP="00E126F3">
      <w:pPr>
        <w:jc w:val="both"/>
        <w:rPr>
          <w:sz w:val="24"/>
          <w:szCs w:val="24"/>
          <w:lang w:val="sr-Cyrl-RS"/>
        </w:rPr>
      </w:pPr>
    </w:p>
    <w:p w14:paraId="15E8414D" w14:textId="77777777" w:rsidR="00EA03F6" w:rsidRPr="00480820" w:rsidRDefault="00EA03F6" w:rsidP="00E126F3">
      <w:pPr>
        <w:jc w:val="both"/>
        <w:rPr>
          <w:sz w:val="24"/>
          <w:szCs w:val="24"/>
          <w:lang w:val="sr-Cyrl-RS"/>
        </w:rPr>
      </w:pPr>
    </w:p>
    <w:p w14:paraId="72E66ADF" w14:textId="77777777" w:rsidR="00EA03F6" w:rsidRPr="00480820" w:rsidRDefault="00EA03F6" w:rsidP="00E126F3">
      <w:pPr>
        <w:jc w:val="both"/>
        <w:rPr>
          <w:sz w:val="24"/>
          <w:szCs w:val="24"/>
          <w:lang w:val="sr-Cyrl-RS"/>
        </w:rPr>
      </w:pPr>
    </w:p>
    <w:p w14:paraId="291B9A2B" w14:textId="77777777" w:rsidR="00EA03F6" w:rsidRPr="00480820" w:rsidRDefault="00EA03F6" w:rsidP="00E126F3">
      <w:pPr>
        <w:jc w:val="both"/>
        <w:rPr>
          <w:sz w:val="24"/>
          <w:szCs w:val="24"/>
          <w:lang w:val="sr-Cyrl-RS"/>
        </w:rPr>
      </w:pPr>
    </w:p>
    <w:p w14:paraId="6A38EC93" w14:textId="77777777" w:rsidR="00EA03F6" w:rsidRPr="00480820" w:rsidRDefault="00EA03F6" w:rsidP="00E126F3">
      <w:pPr>
        <w:jc w:val="both"/>
        <w:rPr>
          <w:sz w:val="24"/>
          <w:szCs w:val="24"/>
          <w:lang w:val="sr-Cyrl-RS"/>
        </w:rPr>
      </w:pPr>
    </w:p>
    <w:p w14:paraId="577ED5A7" w14:textId="77777777" w:rsidR="00EA03F6" w:rsidRPr="00480820" w:rsidRDefault="00EA03F6" w:rsidP="00E126F3">
      <w:pPr>
        <w:jc w:val="both"/>
        <w:rPr>
          <w:sz w:val="24"/>
          <w:szCs w:val="24"/>
          <w:lang w:val="sr-Cyrl-RS"/>
        </w:rPr>
      </w:pPr>
    </w:p>
    <w:p w14:paraId="2E253CF8" w14:textId="77777777" w:rsidR="00EA03F6" w:rsidRPr="00480820" w:rsidRDefault="00EA03F6" w:rsidP="00E126F3">
      <w:pPr>
        <w:jc w:val="both"/>
        <w:rPr>
          <w:sz w:val="24"/>
          <w:szCs w:val="24"/>
          <w:lang w:val="sr-Cyrl-RS"/>
        </w:rPr>
      </w:pPr>
    </w:p>
    <w:p w14:paraId="50D7859C" w14:textId="77777777" w:rsidR="00EA03F6" w:rsidRPr="00480820" w:rsidRDefault="00EA03F6" w:rsidP="00E126F3">
      <w:pPr>
        <w:jc w:val="both"/>
        <w:rPr>
          <w:sz w:val="24"/>
          <w:szCs w:val="24"/>
          <w:lang w:val="sr-Cyrl-RS"/>
        </w:rPr>
      </w:pPr>
    </w:p>
    <w:p w14:paraId="51AB6CC0" w14:textId="77777777" w:rsidR="00EA03F6" w:rsidRPr="00480820" w:rsidRDefault="00EA03F6" w:rsidP="00E126F3">
      <w:pPr>
        <w:jc w:val="both"/>
        <w:rPr>
          <w:sz w:val="24"/>
          <w:szCs w:val="24"/>
          <w:lang w:val="sr-Cyrl-RS"/>
        </w:rPr>
      </w:pPr>
    </w:p>
    <w:p w14:paraId="1758D5A6" w14:textId="77777777" w:rsidR="00EA03F6" w:rsidRPr="00480820" w:rsidRDefault="00EA03F6" w:rsidP="00E126F3">
      <w:pPr>
        <w:jc w:val="both"/>
        <w:rPr>
          <w:sz w:val="24"/>
          <w:szCs w:val="24"/>
          <w:lang w:val="sr-Cyrl-RS"/>
        </w:rPr>
      </w:pPr>
    </w:p>
    <w:p w14:paraId="62D8344A" w14:textId="77777777" w:rsidR="00EA03F6" w:rsidRPr="00480820" w:rsidRDefault="00EA03F6" w:rsidP="00E126F3">
      <w:pPr>
        <w:jc w:val="both"/>
        <w:rPr>
          <w:sz w:val="24"/>
          <w:szCs w:val="24"/>
          <w:lang w:val="sr-Cyrl-RS"/>
        </w:rPr>
      </w:pPr>
    </w:p>
    <w:p w14:paraId="6DD69D93" w14:textId="77777777" w:rsidR="00EA03F6" w:rsidRPr="00480820" w:rsidRDefault="00EA03F6" w:rsidP="00E126F3">
      <w:pPr>
        <w:jc w:val="both"/>
        <w:rPr>
          <w:sz w:val="24"/>
          <w:szCs w:val="24"/>
          <w:lang w:val="sr-Cyrl-RS"/>
        </w:rPr>
      </w:pPr>
    </w:p>
    <w:p w14:paraId="75567F44" w14:textId="77777777" w:rsidR="00EA03F6" w:rsidRPr="00480820" w:rsidRDefault="00EA03F6" w:rsidP="00E126F3">
      <w:pPr>
        <w:jc w:val="both"/>
        <w:rPr>
          <w:sz w:val="24"/>
          <w:szCs w:val="24"/>
          <w:lang w:val="sr-Cyrl-RS"/>
        </w:rPr>
      </w:pPr>
    </w:p>
    <w:p w14:paraId="1346371B" w14:textId="77777777" w:rsidR="00C972C2" w:rsidRPr="00480820" w:rsidRDefault="00C972C2" w:rsidP="00E126F3">
      <w:pPr>
        <w:jc w:val="both"/>
        <w:rPr>
          <w:sz w:val="24"/>
          <w:szCs w:val="24"/>
          <w:lang w:val="sr-Cyrl-RS"/>
        </w:rPr>
      </w:pPr>
    </w:p>
    <w:p w14:paraId="02C8B025" w14:textId="15937781" w:rsidR="00EA03F6" w:rsidRPr="00480820" w:rsidRDefault="00EA03F6" w:rsidP="00EA03F6">
      <w:pPr>
        <w:jc w:val="center"/>
        <w:rPr>
          <w:sz w:val="18"/>
          <w:szCs w:val="18"/>
          <w:lang w:val="sr-Cyrl-RS"/>
        </w:rPr>
      </w:pPr>
      <w:r w:rsidRPr="00480820">
        <w:rPr>
          <w:sz w:val="18"/>
          <w:szCs w:val="18"/>
          <w:lang w:val="sr-Cyrl-RS"/>
        </w:rPr>
        <w:t>Производња ПВ опреме по држави и региону, 2021. година</w:t>
      </w:r>
    </w:p>
    <w:p w14:paraId="3C4C2AF6" w14:textId="59B77CFC" w:rsidR="00F851E3" w:rsidRPr="00480820" w:rsidRDefault="00EA03F6" w:rsidP="00BF0BA2">
      <w:pPr>
        <w:jc w:val="center"/>
        <w:rPr>
          <w:sz w:val="18"/>
          <w:szCs w:val="18"/>
          <w:lang w:val="sr-Cyrl-RS"/>
        </w:rPr>
      </w:pPr>
      <w:r w:rsidRPr="00480820">
        <w:rPr>
          <w:sz w:val="18"/>
          <w:szCs w:val="18"/>
          <w:lang w:val="sr-Cyrl-RS"/>
        </w:rPr>
        <w:t>Извор: ИЕА</w:t>
      </w:r>
    </w:p>
    <w:p w14:paraId="09BC0CFE" w14:textId="77777777" w:rsidR="00F851E3" w:rsidRPr="00480820" w:rsidRDefault="00F851E3" w:rsidP="00E126F3">
      <w:pPr>
        <w:jc w:val="both"/>
        <w:rPr>
          <w:sz w:val="24"/>
          <w:szCs w:val="24"/>
          <w:lang w:val="sr-Cyrl-RS"/>
        </w:rPr>
      </w:pPr>
    </w:p>
    <w:p w14:paraId="3185C625" w14:textId="10EF7B0C" w:rsidR="00F851E3" w:rsidRPr="00480820" w:rsidRDefault="00F851E3" w:rsidP="00E6099A">
      <w:pPr>
        <w:pStyle w:val="Heading1"/>
        <w:numPr>
          <w:ilvl w:val="0"/>
          <w:numId w:val="5"/>
        </w:numPr>
        <w:rPr>
          <w:rFonts w:ascii="Times New Roman" w:hAnsi="Times New Roman" w:cs="Times New Roman"/>
          <w:color w:val="auto"/>
          <w:lang w:val="sr-Cyrl-RS"/>
        </w:rPr>
      </w:pPr>
      <w:bookmarkStart w:id="64" w:name="_Toc178331654"/>
      <w:r w:rsidRPr="00480820">
        <w:rPr>
          <w:rFonts w:ascii="Times New Roman" w:hAnsi="Times New Roman" w:cs="Times New Roman"/>
          <w:color w:val="auto"/>
          <w:lang w:val="sr-Cyrl-RS"/>
        </w:rPr>
        <w:lastRenderedPageBreak/>
        <w:t>Анализа тржишта производње соларних инвертера</w:t>
      </w:r>
      <w:bookmarkEnd w:id="64"/>
    </w:p>
    <w:p w14:paraId="59570D37" w14:textId="77777777" w:rsidR="00F851E3" w:rsidRPr="00480820" w:rsidRDefault="00F851E3" w:rsidP="00E126F3">
      <w:pPr>
        <w:jc w:val="both"/>
        <w:rPr>
          <w:sz w:val="24"/>
          <w:szCs w:val="24"/>
          <w:lang w:val="sr-Cyrl-RS"/>
        </w:rPr>
      </w:pPr>
    </w:p>
    <w:p w14:paraId="0120C5E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5" w:name="_Toc174192384"/>
      <w:bookmarkStart w:id="66" w:name="_Toc174192681"/>
      <w:bookmarkStart w:id="67" w:name="_Toc174376855"/>
      <w:bookmarkStart w:id="68" w:name="_Toc174376885"/>
      <w:bookmarkStart w:id="69" w:name="_Toc174377346"/>
      <w:bookmarkStart w:id="70" w:name="_Toc174393771"/>
      <w:bookmarkStart w:id="71" w:name="_Toc174397480"/>
      <w:bookmarkStart w:id="72" w:name="_Toc174454540"/>
      <w:bookmarkStart w:id="73" w:name="_Toc174537524"/>
      <w:bookmarkStart w:id="74" w:name="_Toc174549266"/>
      <w:bookmarkStart w:id="75" w:name="_Toc174552235"/>
      <w:bookmarkStart w:id="76" w:name="_Toc176392738"/>
      <w:bookmarkStart w:id="77" w:name="_Toc176392825"/>
      <w:bookmarkStart w:id="78" w:name="_Toc176641816"/>
      <w:bookmarkStart w:id="79" w:name="_Toc176732743"/>
      <w:bookmarkStart w:id="80" w:name="_Toc176736199"/>
      <w:bookmarkStart w:id="81" w:name="_Toc178331575"/>
      <w:bookmarkStart w:id="82" w:name="_Toc178331655"/>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131050C0"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83" w:name="_Toc174192682"/>
      <w:bookmarkStart w:id="84" w:name="_Toc174376856"/>
      <w:bookmarkStart w:id="85" w:name="_Toc174376886"/>
      <w:bookmarkStart w:id="86" w:name="_Toc174377347"/>
      <w:bookmarkStart w:id="87" w:name="_Toc174393772"/>
      <w:bookmarkStart w:id="88" w:name="_Toc174397481"/>
      <w:bookmarkStart w:id="89" w:name="_Toc174454541"/>
      <w:bookmarkStart w:id="90" w:name="_Toc174537525"/>
      <w:bookmarkStart w:id="91" w:name="_Toc174549267"/>
      <w:bookmarkStart w:id="92" w:name="_Toc174552236"/>
      <w:bookmarkStart w:id="93" w:name="_Toc176392739"/>
      <w:bookmarkStart w:id="94" w:name="_Toc176392826"/>
      <w:bookmarkStart w:id="95" w:name="_Toc176641817"/>
      <w:bookmarkStart w:id="96" w:name="_Toc176732744"/>
      <w:bookmarkStart w:id="97" w:name="_Toc176736200"/>
      <w:bookmarkStart w:id="98" w:name="_Toc178331576"/>
      <w:bookmarkStart w:id="99" w:name="_Toc17833165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57EF1A38" w14:textId="77777777" w:rsidR="00F851E3" w:rsidRPr="00480820"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100" w:name="_Toc174192683"/>
      <w:bookmarkStart w:id="101" w:name="_Toc174376857"/>
      <w:bookmarkStart w:id="102" w:name="_Toc174376887"/>
      <w:bookmarkStart w:id="103" w:name="_Toc174377348"/>
      <w:bookmarkStart w:id="104" w:name="_Toc174393773"/>
      <w:bookmarkStart w:id="105" w:name="_Toc174397482"/>
      <w:bookmarkStart w:id="106" w:name="_Toc174454542"/>
      <w:bookmarkStart w:id="107" w:name="_Toc174537526"/>
      <w:bookmarkStart w:id="108" w:name="_Toc174549268"/>
      <w:bookmarkStart w:id="109" w:name="_Toc174552237"/>
      <w:bookmarkStart w:id="110" w:name="_Toc176392740"/>
      <w:bookmarkStart w:id="111" w:name="_Toc176392827"/>
      <w:bookmarkStart w:id="112" w:name="_Toc176641818"/>
      <w:bookmarkStart w:id="113" w:name="_Toc176732745"/>
      <w:bookmarkStart w:id="114" w:name="_Toc176736201"/>
      <w:bookmarkStart w:id="115" w:name="_Toc178331577"/>
      <w:bookmarkStart w:id="116" w:name="_Toc17833165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77D3431" w14:textId="73F6A399" w:rsidR="009E0184" w:rsidRPr="00480820" w:rsidRDefault="000D127D" w:rsidP="00E6099A">
      <w:pPr>
        <w:pStyle w:val="Heading3"/>
        <w:numPr>
          <w:ilvl w:val="1"/>
          <w:numId w:val="3"/>
        </w:numPr>
        <w:rPr>
          <w:rFonts w:cs="Times New Roman"/>
          <w:sz w:val="28"/>
          <w:szCs w:val="28"/>
          <w:lang w:val="sr-Cyrl-RS"/>
        </w:rPr>
      </w:pPr>
      <w:bookmarkStart w:id="117" w:name="_Toc178331658"/>
      <w:r w:rsidRPr="00480820">
        <w:rPr>
          <w:rFonts w:cs="Times New Roman"/>
          <w:sz w:val="28"/>
          <w:szCs w:val="28"/>
          <w:lang w:val="sr-Cyrl-RS"/>
        </w:rPr>
        <w:t xml:space="preserve">Топ 10 произвођача </w:t>
      </w:r>
      <w:r w:rsidR="000A4277" w:rsidRPr="00480820">
        <w:rPr>
          <w:rFonts w:cs="Times New Roman"/>
          <w:sz w:val="28"/>
          <w:szCs w:val="28"/>
          <w:lang w:val="sr-Cyrl-RS"/>
        </w:rPr>
        <w:t xml:space="preserve">соларних инвертера </w:t>
      </w:r>
      <w:r w:rsidR="00690617" w:rsidRPr="00480820">
        <w:rPr>
          <w:rFonts w:cs="Times New Roman"/>
          <w:sz w:val="28"/>
          <w:szCs w:val="28"/>
          <w:lang w:val="sr-Cyrl-RS"/>
        </w:rPr>
        <w:t>2023. година</w:t>
      </w:r>
      <w:bookmarkEnd w:id="117"/>
    </w:p>
    <w:p w14:paraId="1702CC75" w14:textId="77777777" w:rsidR="0055701B" w:rsidRPr="00480820" w:rsidRDefault="0055701B" w:rsidP="0055701B">
      <w:pPr>
        <w:rPr>
          <w:lang w:val="sr-Cyrl-RS"/>
        </w:rPr>
      </w:pPr>
    </w:p>
    <w:p w14:paraId="49421865" w14:textId="7DFAFD4C" w:rsidR="0055701B" w:rsidRPr="00480820" w:rsidRDefault="0055701B" w:rsidP="0055701B">
      <w:pPr>
        <w:ind w:firstLine="720"/>
        <w:jc w:val="both"/>
        <w:rPr>
          <w:sz w:val="24"/>
          <w:szCs w:val="24"/>
          <w:lang w:val="sr-Cyrl-RS"/>
        </w:rPr>
      </w:pPr>
      <w:r w:rsidRPr="00480820">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w:t>
      </w:r>
      <w:proofErr w:type="spellStart"/>
      <w:r w:rsidRPr="00480820">
        <w:rPr>
          <w:sz w:val="24"/>
          <w:szCs w:val="24"/>
          <w:lang w:val="sr-Cyrl-RS"/>
        </w:rPr>
        <w:t>распоперада</w:t>
      </w:r>
      <w:proofErr w:type="spellEnd"/>
      <w:r w:rsidRPr="00480820">
        <w:rPr>
          <w:sz w:val="24"/>
          <w:szCs w:val="24"/>
          <w:lang w:val="sr-Cyrl-RS"/>
        </w:rPr>
        <w:t xml:space="preserve"> следећих </w:t>
      </w:r>
      <w:proofErr w:type="spellStart"/>
      <w:r w:rsidRPr="00480820">
        <w:rPr>
          <w:sz w:val="24"/>
          <w:szCs w:val="24"/>
          <w:lang w:val="sr-Cyrl-RS"/>
        </w:rPr>
        <w:t>произдођача</w:t>
      </w:r>
      <w:proofErr w:type="spellEnd"/>
      <w:r w:rsidRPr="00480820">
        <w:rPr>
          <w:sz w:val="24"/>
          <w:szCs w:val="24"/>
          <w:lang w:val="sr-Cyrl-RS"/>
        </w:rPr>
        <w:t xml:space="preserve"> на следећој </w:t>
      </w:r>
      <w:r w:rsidR="00E827D2" w:rsidRPr="00480820">
        <w:rPr>
          <w:sz w:val="24"/>
          <w:szCs w:val="24"/>
          <w:lang w:val="sr-Cyrl-RS"/>
        </w:rPr>
        <w:t xml:space="preserve">светској </w:t>
      </w:r>
      <w:r w:rsidRPr="00480820">
        <w:rPr>
          <w:sz w:val="24"/>
          <w:szCs w:val="24"/>
          <w:lang w:val="sr-Cyrl-RS"/>
        </w:rPr>
        <w:t>лист</w:t>
      </w:r>
      <w:r w:rsidR="00A7404D" w:rsidRPr="00480820">
        <w:rPr>
          <w:sz w:val="24"/>
          <w:szCs w:val="24"/>
          <w:lang w:val="sr-Cyrl-RS"/>
        </w:rPr>
        <w:t>и тржишта</w:t>
      </w:r>
      <w:r w:rsidR="00E827D2" w:rsidRPr="00480820">
        <w:rPr>
          <w:sz w:val="24"/>
          <w:szCs w:val="24"/>
          <w:lang w:val="sr-Cyrl-RS"/>
        </w:rPr>
        <w:t>.</w:t>
      </w:r>
    </w:p>
    <w:p w14:paraId="42D3B39E" w14:textId="32A418C4" w:rsidR="00690617" w:rsidRPr="00480820" w:rsidRDefault="00690617" w:rsidP="00690617">
      <w:pPr>
        <w:rPr>
          <w:lang w:val="sr-Cyrl-RS"/>
        </w:rPr>
      </w:pPr>
    </w:p>
    <w:p w14:paraId="70EE1E28" w14:textId="47E5C3B9" w:rsidR="009E0184" w:rsidRPr="00480820" w:rsidRDefault="0075047C" w:rsidP="00E6099A">
      <w:pPr>
        <w:pStyle w:val="ListParagraph"/>
        <w:numPr>
          <w:ilvl w:val="0"/>
          <w:numId w:val="4"/>
        </w:numPr>
        <w:jc w:val="both"/>
        <w:rPr>
          <w:sz w:val="24"/>
          <w:szCs w:val="24"/>
          <w:lang w:val="sr-Cyrl-RS"/>
        </w:rPr>
      </w:pPr>
      <w:proofErr w:type="spellStart"/>
      <w:r w:rsidRPr="00480820">
        <w:rPr>
          <w:sz w:val="24"/>
          <w:szCs w:val="24"/>
          <w:lang w:val="sr-Cyrl-RS"/>
        </w:rPr>
        <w:t>Huawei</w:t>
      </w:r>
      <w:proofErr w:type="spellEnd"/>
      <w:r w:rsidRPr="00480820">
        <w:rPr>
          <w:sz w:val="24"/>
          <w:szCs w:val="24"/>
          <w:lang w:val="sr-Cyrl-RS"/>
        </w:rPr>
        <w:t xml:space="preserve"> Technologies </w:t>
      </w:r>
      <w:proofErr w:type="spellStart"/>
      <w:r w:rsidRPr="00480820">
        <w:rPr>
          <w:sz w:val="24"/>
          <w:szCs w:val="24"/>
          <w:lang w:val="sr-Cyrl-RS"/>
        </w:rPr>
        <w:t>Co</w:t>
      </w:r>
      <w:proofErr w:type="spellEnd"/>
      <w:r w:rsidRPr="00480820">
        <w:rPr>
          <w:sz w:val="24"/>
          <w:szCs w:val="24"/>
          <w:lang w:val="sr-Cyrl-RS"/>
        </w:rPr>
        <w:t xml:space="preserve">. </w:t>
      </w:r>
      <w:proofErr w:type="spellStart"/>
      <w:r w:rsidRPr="00480820">
        <w:rPr>
          <w:sz w:val="24"/>
          <w:szCs w:val="24"/>
          <w:lang w:val="sr-Cyrl-RS"/>
        </w:rPr>
        <w:t>Ltd</w:t>
      </w:r>
      <w:proofErr w:type="spellEnd"/>
      <w:r w:rsidRPr="00480820">
        <w:rPr>
          <w:sz w:val="24"/>
          <w:szCs w:val="24"/>
          <w:lang w:val="sr-Cyrl-RS"/>
        </w:rPr>
        <w:t>.</w:t>
      </w:r>
    </w:p>
    <w:p w14:paraId="0F546789" w14:textId="7B96EB17" w:rsidR="0075047C" w:rsidRPr="00480820" w:rsidRDefault="0075047C" w:rsidP="00E6099A">
      <w:pPr>
        <w:pStyle w:val="ListParagraph"/>
        <w:numPr>
          <w:ilvl w:val="0"/>
          <w:numId w:val="4"/>
        </w:numPr>
        <w:jc w:val="both"/>
        <w:rPr>
          <w:sz w:val="24"/>
          <w:szCs w:val="24"/>
          <w:lang w:val="sr-Cyrl-RS"/>
        </w:rPr>
      </w:pPr>
      <w:proofErr w:type="spellStart"/>
      <w:r w:rsidRPr="00480820">
        <w:rPr>
          <w:sz w:val="24"/>
          <w:szCs w:val="24"/>
          <w:lang w:val="sr-Cyrl-RS"/>
        </w:rPr>
        <w:t>Sungrow</w:t>
      </w:r>
      <w:proofErr w:type="spellEnd"/>
      <w:r w:rsidRPr="00480820">
        <w:rPr>
          <w:sz w:val="24"/>
          <w:szCs w:val="24"/>
          <w:lang w:val="sr-Cyrl-RS"/>
        </w:rPr>
        <w:t xml:space="preserve"> </w:t>
      </w:r>
      <w:proofErr w:type="spellStart"/>
      <w:r w:rsidRPr="00480820">
        <w:rPr>
          <w:sz w:val="24"/>
          <w:szCs w:val="24"/>
          <w:lang w:val="sr-Cyrl-RS"/>
        </w:rPr>
        <w:t>Power</w:t>
      </w:r>
      <w:proofErr w:type="spellEnd"/>
      <w:r w:rsidRPr="00480820">
        <w:rPr>
          <w:sz w:val="24"/>
          <w:szCs w:val="24"/>
          <w:lang w:val="sr-Cyrl-RS"/>
        </w:rPr>
        <w:t xml:space="preserve"> </w:t>
      </w:r>
      <w:proofErr w:type="spellStart"/>
      <w:r w:rsidRPr="00480820">
        <w:rPr>
          <w:sz w:val="24"/>
          <w:szCs w:val="24"/>
          <w:lang w:val="sr-Cyrl-RS"/>
        </w:rPr>
        <w:t>Supply</w:t>
      </w:r>
      <w:proofErr w:type="spellEnd"/>
      <w:r w:rsidRPr="00480820">
        <w:rPr>
          <w:sz w:val="24"/>
          <w:szCs w:val="24"/>
          <w:lang w:val="sr-Cyrl-RS"/>
        </w:rPr>
        <w:t xml:space="preserve"> </w:t>
      </w:r>
      <w:proofErr w:type="spellStart"/>
      <w:r w:rsidRPr="00480820">
        <w:rPr>
          <w:sz w:val="24"/>
          <w:szCs w:val="24"/>
          <w:lang w:val="sr-Cyrl-RS"/>
        </w:rPr>
        <w:t>Co</w:t>
      </w:r>
      <w:proofErr w:type="spellEnd"/>
      <w:r w:rsidRPr="00480820">
        <w:rPr>
          <w:sz w:val="24"/>
          <w:szCs w:val="24"/>
          <w:lang w:val="sr-Cyrl-RS"/>
        </w:rPr>
        <w:t xml:space="preserve">. </w:t>
      </w:r>
      <w:proofErr w:type="spellStart"/>
      <w:r w:rsidRPr="00480820">
        <w:rPr>
          <w:sz w:val="24"/>
          <w:szCs w:val="24"/>
          <w:lang w:val="sr-Cyrl-RS"/>
        </w:rPr>
        <w:t>Ltd</w:t>
      </w:r>
      <w:proofErr w:type="spellEnd"/>
      <w:r w:rsidRPr="00480820">
        <w:rPr>
          <w:sz w:val="24"/>
          <w:szCs w:val="24"/>
          <w:lang w:val="sr-Cyrl-RS"/>
        </w:rPr>
        <w:t>.</w:t>
      </w:r>
    </w:p>
    <w:p w14:paraId="29D19A76" w14:textId="0C4AE8F7"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 xml:space="preserve">SMA </w:t>
      </w:r>
      <w:proofErr w:type="spellStart"/>
      <w:r w:rsidRPr="00480820">
        <w:rPr>
          <w:sz w:val="24"/>
          <w:szCs w:val="24"/>
          <w:lang w:val="sr-Cyrl-RS"/>
        </w:rPr>
        <w:t>Solar</w:t>
      </w:r>
      <w:proofErr w:type="spellEnd"/>
      <w:r w:rsidRPr="00480820">
        <w:rPr>
          <w:sz w:val="24"/>
          <w:szCs w:val="24"/>
          <w:lang w:val="sr-Cyrl-RS"/>
        </w:rPr>
        <w:t xml:space="preserve"> </w:t>
      </w:r>
      <w:proofErr w:type="spellStart"/>
      <w:r w:rsidRPr="00480820">
        <w:rPr>
          <w:sz w:val="24"/>
          <w:szCs w:val="24"/>
          <w:lang w:val="sr-Cyrl-RS"/>
        </w:rPr>
        <w:t>Technology</w:t>
      </w:r>
      <w:proofErr w:type="spellEnd"/>
      <w:r w:rsidRPr="00480820">
        <w:rPr>
          <w:sz w:val="24"/>
          <w:szCs w:val="24"/>
          <w:lang w:val="sr-Cyrl-RS"/>
        </w:rPr>
        <w:t xml:space="preserve"> AG</w:t>
      </w:r>
    </w:p>
    <w:p w14:paraId="6A075EAE" w14:textId="54A918A1" w:rsidR="0075047C" w:rsidRPr="00480820" w:rsidRDefault="0075047C" w:rsidP="00E6099A">
      <w:pPr>
        <w:pStyle w:val="ListParagraph"/>
        <w:numPr>
          <w:ilvl w:val="0"/>
          <w:numId w:val="4"/>
        </w:numPr>
        <w:jc w:val="both"/>
        <w:rPr>
          <w:sz w:val="24"/>
          <w:szCs w:val="24"/>
          <w:lang w:val="sr-Cyrl-RS"/>
        </w:rPr>
      </w:pPr>
      <w:proofErr w:type="spellStart"/>
      <w:r w:rsidRPr="00480820">
        <w:rPr>
          <w:sz w:val="24"/>
          <w:szCs w:val="24"/>
          <w:lang w:val="sr-Cyrl-RS"/>
        </w:rPr>
        <w:t>Ginlong</w:t>
      </w:r>
      <w:proofErr w:type="spellEnd"/>
      <w:r w:rsidRPr="00480820">
        <w:rPr>
          <w:sz w:val="24"/>
          <w:szCs w:val="24"/>
          <w:lang w:val="sr-Cyrl-RS"/>
        </w:rPr>
        <w:t xml:space="preserve"> Technologies </w:t>
      </w:r>
      <w:proofErr w:type="spellStart"/>
      <w:r w:rsidRPr="00480820">
        <w:rPr>
          <w:sz w:val="24"/>
          <w:szCs w:val="24"/>
          <w:lang w:val="sr-Cyrl-RS"/>
        </w:rPr>
        <w:t>Co</w:t>
      </w:r>
      <w:proofErr w:type="spellEnd"/>
      <w:r w:rsidRPr="00480820">
        <w:rPr>
          <w:sz w:val="24"/>
          <w:szCs w:val="24"/>
          <w:lang w:val="sr-Cyrl-RS"/>
        </w:rPr>
        <w:t xml:space="preserve">. </w:t>
      </w:r>
      <w:proofErr w:type="spellStart"/>
      <w:r w:rsidRPr="00480820">
        <w:rPr>
          <w:sz w:val="24"/>
          <w:szCs w:val="24"/>
          <w:lang w:val="sr-Cyrl-RS"/>
        </w:rPr>
        <w:t>Ltd</w:t>
      </w:r>
      <w:proofErr w:type="spellEnd"/>
      <w:r w:rsidRPr="00480820">
        <w:rPr>
          <w:sz w:val="24"/>
          <w:szCs w:val="24"/>
          <w:lang w:val="sr-Cyrl-RS"/>
        </w:rPr>
        <w:t>.</w:t>
      </w:r>
    </w:p>
    <w:p w14:paraId="2F590D13" w14:textId="397F8E12" w:rsidR="0075047C" w:rsidRPr="00480820" w:rsidRDefault="0075047C" w:rsidP="00E6099A">
      <w:pPr>
        <w:pStyle w:val="ListParagraph"/>
        <w:numPr>
          <w:ilvl w:val="0"/>
          <w:numId w:val="4"/>
        </w:numPr>
        <w:jc w:val="both"/>
        <w:rPr>
          <w:sz w:val="24"/>
          <w:szCs w:val="24"/>
          <w:lang w:val="sr-Cyrl-RS"/>
        </w:rPr>
      </w:pPr>
      <w:r w:rsidRPr="00480820">
        <w:rPr>
          <w:sz w:val="24"/>
          <w:szCs w:val="24"/>
          <w:lang w:val="sr-Cyrl-RS"/>
        </w:rPr>
        <w:t xml:space="preserve">TBEA </w:t>
      </w:r>
      <w:proofErr w:type="spellStart"/>
      <w:r w:rsidRPr="00480820">
        <w:rPr>
          <w:sz w:val="24"/>
          <w:szCs w:val="24"/>
          <w:lang w:val="sr-Cyrl-RS"/>
        </w:rPr>
        <w:t>Co</w:t>
      </w:r>
      <w:proofErr w:type="spellEnd"/>
      <w:r w:rsidRPr="00480820">
        <w:rPr>
          <w:sz w:val="24"/>
          <w:szCs w:val="24"/>
          <w:lang w:val="sr-Cyrl-RS"/>
        </w:rPr>
        <w:t xml:space="preserve">. </w:t>
      </w:r>
      <w:proofErr w:type="spellStart"/>
      <w:r w:rsidRPr="00480820">
        <w:rPr>
          <w:sz w:val="24"/>
          <w:szCs w:val="24"/>
          <w:lang w:val="sr-Cyrl-RS"/>
        </w:rPr>
        <w:t>Ltd</w:t>
      </w:r>
      <w:proofErr w:type="spellEnd"/>
      <w:r w:rsidRPr="00480820">
        <w:rPr>
          <w:sz w:val="24"/>
          <w:szCs w:val="24"/>
          <w:lang w:val="sr-Cyrl-RS"/>
        </w:rPr>
        <w:t>.</w:t>
      </w:r>
    </w:p>
    <w:p w14:paraId="7EA2F625" w14:textId="00507AD3" w:rsidR="0075047C" w:rsidRPr="00480820" w:rsidRDefault="0075047C" w:rsidP="00E6099A">
      <w:pPr>
        <w:pStyle w:val="ListParagraph"/>
        <w:numPr>
          <w:ilvl w:val="0"/>
          <w:numId w:val="4"/>
        </w:numPr>
        <w:jc w:val="both"/>
        <w:rPr>
          <w:sz w:val="24"/>
          <w:szCs w:val="24"/>
          <w:lang w:val="sr-Cyrl-RS"/>
        </w:rPr>
      </w:pPr>
      <w:proofErr w:type="spellStart"/>
      <w:r w:rsidRPr="00480820">
        <w:rPr>
          <w:sz w:val="24"/>
          <w:szCs w:val="24"/>
          <w:lang w:val="sr-Cyrl-RS"/>
        </w:rPr>
        <w:t>Omnik</w:t>
      </w:r>
      <w:proofErr w:type="spellEnd"/>
      <w:r w:rsidRPr="00480820">
        <w:rPr>
          <w:sz w:val="24"/>
          <w:szCs w:val="24"/>
          <w:lang w:val="sr-Cyrl-RS"/>
        </w:rPr>
        <w:t xml:space="preserve"> New </w:t>
      </w:r>
      <w:proofErr w:type="spellStart"/>
      <w:r w:rsidRPr="00480820">
        <w:rPr>
          <w:sz w:val="24"/>
          <w:szCs w:val="24"/>
          <w:lang w:val="sr-Cyrl-RS"/>
        </w:rPr>
        <w:t>Energy</w:t>
      </w:r>
      <w:proofErr w:type="spellEnd"/>
      <w:r w:rsidRPr="00480820">
        <w:rPr>
          <w:sz w:val="24"/>
          <w:szCs w:val="24"/>
          <w:lang w:val="sr-Cyrl-RS"/>
        </w:rPr>
        <w:t xml:space="preserve"> </w:t>
      </w:r>
      <w:proofErr w:type="spellStart"/>
      <w:r w:rsidRPr="00480820">
        <w:rPr>
          <w:sz w:val="24"/>
          <w:szCs w:val="24"/>
          <w:lang w:val="sr-Cyrl-RS"/>
        </w:rPr>
        <w:t>Co</w:t>
      </w:r>
      <w:proofErr w:type="spellEnd"/>
      <w:r w:rsidRPr="00480820">
        <w:rPr>
          <w:sz w:val="24"/>
          <w:szCs w:val="24"/>
          <w:lang w:val="sr-Cyrl-RS"/>
        </w:rPr>
        <w:t xml:space="preserve">. </w:t>
      </w:r>
      <w:proofErr w:type="spellStart"/>
      <w:r w:rsidRPr="00480820">
        <w:rPr>
          <w:sz w:val="24"/>
          <w:szCs w:val="24"/>
          <w:lang w:val="sr-Cyrl-RS"/>
        </w:rPr>
        <w:t>Ltd</w:t>
      </w:r>
      <w:proofErr w:type="spellEnd"/>
      <w:r w:rsidRPr="00480820">
        <w:rPr>
          <w:sz w:val="24"/>
          <w:szCs w:val="24"/>
          <w:lang w:val="sr-Cyrl-RS"/>
        </w:rPr>
        <w:t>.</w:t>
      </w:r>
    </w:p>
    <w:p w14:paraId="3B2C7399" w14:textId="7E6147F1" w:rsidR="0075047C" w:rsidRPr="00480820" w:rsidRDefault="0075047C" w:rsidP="00E6099A">
      <w:pPr>
        <w:pStyle w:val="ListParagraph"/>
        <w:numPr>
          <w:ilvl w:val="0"/>
          <w:numId w:val="4"/>
        </w:numPr>
        <w:jc w:val="both"/>
        <w:rPr>
          <w:sz w:val="24"/>
          <w:szCs w:val="24"/>
          <w:lang w:val="sr-Cyrl-RS"/>
        </w:rPr>
      </w:pPr>
      <w:proofErr w:type="spellStart"/>
      <w:r w:rsidRPr="00480820">
        <w:rPr>
          <w:sz w:val="24"/>
          <w:szCs w:val="24"/>
          <w:lang w:val="sr-Cyrl-RS"/>
        </w:rPr>
        <w:t>Sineng</w:t>
      </w:r>
      <w:proofErr w:type="spellEnd"/>
      <w:r w:rsidRPr="00480820">
        <w:rPr>
          <w:sz w:val="24"/>
          <w:szCs w:val="24"/>
          <w:lang w:val="sr-Cyrl-RS"/>
        </w:rPr>
        <w:t xml:space="preserve"> </w:t>
      </w:r>
      <w:proofErr w:type="spellStart"/>
      <w:r w:rsidRPr="00480820">
        <w:rPr>
          <w:sz w:val="24"/>
          <w:szCs w:val="24"/>
          <w:lang w:val="sr-Cyrl-RS"/>
        </w:rPr>
        <w:t>Electric</w:t>
      </w:r>
      <w:proofErr w:type="spellEnd"/>
      <w:r w:rsidRPr="00480820">
        <w:rPr>
          <w:sz w:val="24"/>
          <w:szCs w:val="24"/>
          <w:lang w:val="sr-Cyrl-RS"/>
        </w:rPr>
        <w:t xml:space="preserve"> </w:t>
      </w:r>
      <w:proofErr w:type="spellStart"/>
      <w:r w:rsidRPr="00480820">
        <w:rPr>
          <w:sz w:val="24"/>
          <w:szCs w:val="24"/>
          <w:lang w:val="sr-Cyrl-RS"/>
        </w:rPr>
        <w:t>Co</w:t>
      </w:r>
      <w:proofErr w:type="spellEnd"/>
      <w:r w:rsidRPr="00480820">
        <w:rPr>
          <w:sz w:val="24"/>
          <w:szCs w:val="24"/>
          <w:lang w:val="sr-Cyrl-RS"/>
        </w:rPr>
        <w:t xml:space="preserve">., </w:t>
      </w:r>
      <w:proofErr w:type="spellStart"/>
      <w:r w:rsidRPr="00480820">
        <w:rPr>
          <w:sz w:val="24"/>
          <w:szCs w:val="24"/>
          <w:lang w:val="sr-Cyrl-RS"/>
        </w:rPr>
        <w:t>Ltd</w:t>
      </w:r>
      <w:proofErr w:type="spellEnd"/>
      <w:r w:rsidRPr="00480820">
        <w:rPr>
          <w:sz w:val="24"/>
          <w:szCs w:val="24"/>
          <w:lang w:val="sr-Cyrl-RS"/>
        </w:rPr>
        <w:t>.</w:t>
      </w:r>
    </w:p>
    <w:p w14:paraId="4866451A" w14:textId="30AD45A2" w:rsidR="0075047C" w:rsidRPr="00480820" w:rsidRDefault="0075047C" w:rsidP="00E6099A">
      <w:pPr>
        <w:pStyle w:val="ListParagraph"/>
        <w:numPr>
          <w:ilvl w:val="0"/>
          <w:numId w:val="4"/>
        </w:numPr>
        <w:jc w:val="both"/>
        <w:rPr>
          <w:sz w:val="24"/>
          <w:szCs w:val="24"/>
          <w:lang w:val="sr-Cyrl-RS"/>
        </w:rPr>
      </w:pPr>
      <w:proofErr w:type="spellStart"/>
      <w:r w:rsidRPr="00480820">
        <w:rPr>
          <w:sz w:val="24"/>
          <w:szCs w:val="24"/>
          <w:lang w:val="sr-Cyrl-RS"/>
        </w:rPr>
        <w:t>Chint</w:t>
      </w:r>
      <w:proofErr w:type="spellEnd"/>
      <w:r w:rsidRPr="00480820">
        <w:rPr>
          <w:sz w:val="24"/>
          <w:szCs w:val="24"/>
          <w:lang w:val="sr-Cyrl-RS"/>
        </w:rPr>
        <w:t xml:space="preserve"> </w:t>
      </w:r>
      <w:proofErr w:type="spellStart"/>
      <w:r w:rsidRPr="00480820">
        <w:rPr>
          <w:sz w:val="24"/>
          <w:szCs w:val="24"/>
          <w:lang w:val="sr-Cyrl-RS"/>
        </w:rPr>
        <w:t>Group</w:t>
      </w:r>
      <w:proofErr w:type="spellEnd"/>
      <w:r w:rsidRPr="00480820">
        <w:rPr>
          <w:sz w:val="24"/>
          <w:szCs w:val="24"/>
          <w:lang w:val="sr-Cyrl-RS"/>
        </w:rPr>
        <w:t xml:space="preserve"> </w:t>
      </w:r>
      <w:proofErr w:type="spellStart"/>
      <w:r w:rsidRPr="00480820">
        <w:rPr>
          <w:sz w:val="24"/>
          <w:szCs w:val="24"/>
          <w:lang w:val="sr-Cyrl-RS"/>
        </w:rPr>
        <w:t>Corporation</w:t>
      </w:r>
      <w:proofErr w:type="spellEnd"/>
    </w:p>
    <w:p w14:paraId="18D90B0E" w14:textId="416B0528" w:rsidR="0075047C" w:rsidRPr="00480820" w:rsidRDefault="0075047C" w:rsidP="00E6099A">
      <w:pPr>
        <w:pStyle w:val="ListParagraph"/>
        <w:numPr>
          <w:ilvl w:val="0"/>
          <w:numId w:val="4"/>
        </w:numPr>
        <w:jc w:val="both"/>
        <w:rPr>
          <w:sz w:val="24"/>
          <w:szCs w:val="24"/>
          <w:lang w:val="sr-Cyrl-RS"/>
        </w:rPr>
      </w:pPr>
      <w:proofErr w:type="spellStart"/>
      <w:r w:rsidRPr="00480820">
        <w:rPr>
          <w:sz w:val="24"/>
          <w:szCs w:val="24"/>
          <w:lang w:val="sr-Cyrl-RS"/>
        </w:rPr>
        <w:t>Growatt</w:t>
      </w:r>
      <w:proofErr w:type="spellEnd"/>
      <w:r w:rsidRPr="00480820">
        <w:rPr>
          <w:sz w:val="24"/>
          <w:szCs w:val="24"/>
          <w:lang w:val="sr-Cyrl-RS"/>
        </w:rPr>
        <w:t xml:space="preserve"> New </w:t>
      </w:r>
      <w:proofErr w:type="spellStart"/>
      <w:r w:rsidRPr="00480820">
        <w:rPr>
          <w:sz w:val="24"/>
          <w:szCs w:val="24"/>
          <w:lang w:val="sr-Cyrl-RS"/>
        </w:rPr>
        <w:t>Energy</w:t>
      </w:r>
      <w:proofErr w:type="spellEnd"/>
      <w:r w:rsidRPr="00480820">
        <w:rPr>
          <w:sz w:val="24"/>
          <w:szCs w:val="24"/>
          <w:lang w:val="sr-Cyrl-RS"/>
        </w:rPr>
        <w:t xml:space="preserve"> </w:t>
      </w:r>
      <w:proofErr w:type="spellStart"/>
      <w:r w:rsidRPr="00480820">
        <w:rPr>
          <w:sz w:val="24"/>
          <w:szCs w:val="24"/>
          <w:lang w:val="sr-Cyrl-RS"/>
        </w:rPr>
        <w:t>Technology</w:t>
      </w:r>
      <w:proofErr w:type="spellEnd"/>
      <w:r w:rsidRPr="00480820">
        <w:rPr>
          <w:sz w:val="24"/>
          <w:szCs w:val="24"/>
          <w:lang w:val="sr-Cyrl-RS"/>
        </w:rPr>
        <w:t xml:space="preserve"> </w:t>
      </w:r>
      <w:proofErr w:type="spellStart"/>
      <w:r w:rsidRPr="00480820">
        <w:rPr>
          <w:sz w:val="24"/>
          <w:szCs w:val="24"/>
          <w:lang w:val="sr-Cyrl-RS"/>
        </w:rPr>
        <w:t>Co</w:t>
      </w:r>
      <w:proofErr w:type="spellEnd"/>
      <w:r w:rsidRPr="00480820">
        <w:rPr>
          <w:sz w:val="24"/>
          <w:szCs w:val="24"/>
          <w:lang w:val="sr-Cyrl-RS"/>
        </w:rPr>
        <w:t xml:space="preserve">. </w:t>
      </w:r>
      <w:proofErr w:type="spellStart"/>
      <w:r w:rsidRPr="00480820">
        <w:rPr>
          <w:sz w:val="24"/>
          <w:szCs w:val="24"/>
          <w:lang w:val="sr-Cyrl-RS"/>
        </w:rPr>
        <w:t>Ltd</w:t>
      </w:r>
      <w:proofErr w:type="spellEnd"/>
      <w:r w:rsidRPr="00480820">
        <w:rPr>
          <w:sz w:val="24"/>
          <w:szCs w:val="24"/>
          <w:lang w:val="sr-Cyrl-RS"/>
        </w:rPr>
        <w:t>.</w:t>
      </w:r>
    </w:p>
    <w:p w14:paraId="5059CF3C" w14:textId="109FD4B2" w:rsidR="009E0184" w:rsidRPr="00480820" w:rsidRDefault="0075047C" w:rsidP="00E6099A">
      <w:pPr>
        <w:pStyle w:val="ListParagraph"/>
        <w:numPr>
          <w:ilvl w:val="0"/>
          <w:numId w:val="4"/>
        </w:numPr>
        <w:jc w:val="both"/>
        <w:rPr>
          <w:sz w:val="24"/>
          <w:szCs w:val="24"/>
          <w:lang w:val="sr-Cyrl-RS"/>
        </w:rPr>
      </w:pPr>
      <w:proofErr w:type="spellStart"/>
      <w:r w:rsidRPr="00480820">
        <w:rPr>
          <w:sz w:val="24"/>
          <w:szCs w:val="24"/>
          <w:lang w:val="sr-Cyrl-RS"/>
        </w:rPr>
        <w:t>Shenzhen</w:t>
      </w:r>
      <w:proofErr w:type="spellEnd"/>
      <w:r w:rsidRPr="00480820">
        <w:rPr>
          <w:sz w:val="24"/>
          <w:szCs w:val="24"/>
          <w:lang w:val="sr-Cyrl-RS"/>
        </w:rPr>
        <w:t xml:space="preserve"> KSTAR </w:t>
      </w:r>
      <w:proofErr w:type="spellStart"/>
      <w:r w:rsidRPr="00480820">
        <w:rPr>
          <w:sz w:val="24"/>
          <w:szCs w:val="24"/>
          <w:lang w:val="sr-Cyrl-RS"/>
        </w:rPr>
        <w:t>Science</w:t>
      </w:r>
      <w:proofErr w:type="spellEnd"/>
      <w:r w:rsidRPr="00480820">
        <w:rPr>
          <w:sz w:val="24"/>
          <w:szCs w:val="24"/>
          <w:lang w:val="sr-Cyrl-RS"/>
        </w:rPr>
        <w:t xml:space="preserve"> </w:t>
      </w:r>
      <w:proofErr w:type="spellStart"/>
      <w:r w:rsidRPr="00480820">
        <w:rPr>
          <w:sz w:val="24"/>
          <w:szCs w:val="24"/>
          <w:lang w:val="sr-Cyrl-RS"/>
        </w:rPr>
        <w:t>and</w:t>
      </w:r>
      <w:proofErr w:type="spellEnd"/>
      <w:r w:rsidRPr="00480820">
        <w:rPr>
          <w:sz w:val="24"/>
          <w:szCs w:val="24"/>
          <w:lang w:val="sr-Cyrl-RS"/>
        </w:rPr>
        <w:t xml:space="preserve"> </w:t>
      </w:r>
      <w:proofErr w:type="spellStart"/>
      <w:r w:rsidRPr="00480820">
        <w:rPr>
          <w:sz w:val="24"/>
          <w:szCs w:val="24"/>
          <w:lang w:val="sr-Cyrl-RS"/>
        </w:rPr>
        <w:t>Technology</w:t>
      </w:r>
      <w:proofErr w:type="spellEnd"/>
      <w:r w:rsidRPr="00480820">
        <w:rPr>
          <w:sz w:val="24"/>
          <w:szCs w:val="24"/>
          <w:lang w:val="sr-Cyrl-RS"/>
        </w:rPr>
        <w:t xml:space="preserve"> </w:t>
      </w:r>
      <w:proofErr w:type="spellStart"/>
      <w:r w:rsidRPr="00480820">
        <w:rPr>
          <w:sz w:val="24"/>
          <w:szCs w:val="24"/>
          <w:lang w:val="sr-Cyrl-RS"/>
        </w:rPr>
        <w:t>Co</w:t>
      </w:r>
      <w:proofErr w:type="spellEnd"/>
      <w:r w:rsidRPr="00480820">
        <w:rPr>
          <w:sz w:val="24"/>
          <w:szCs w:val="24"/>
          <w:lang w:val="sr-Cyrl-RS"/>
        </w:rPr>
        <w:t xml:space="preserve">. </w:t>
      </w:r>
      <w:proofErr w:type="spellStart"/>
      <w:r w:rsidRPr="00480820">
        <w:rPr>
          <w:sz w:val="24"/>
          <w:szCs w:val="24"/>
          <w:lang w:val="sr-Cyrl-RS"/>
        </w:rPr>
        <w:t>Ltd</w:t>
      </w:r>
      <w:proofErr w:type="spellEnd"/>
      <w:r w:rsidRPr="00480820">
        <w:rPr>
          <w:sz w:val="24"/>
          <w:szCs w:val="24"/>
          <w:lang w:val="sr-Cyrl-RS"/>
        </w:rPr>
        <w:t>.</w:t>
      </w:r>
    </w:p>
    <w:p w14:paraId="78C7CF61" w14:textId="77777777" w:rsidR="00F851E3" w:rsidRPr="00480820" w:rsidRDefault="00F851E3" w:rsidP="00F851E3">
      <w:pPr>
        <w:pStyle w:val="Heading3"/>
        <w:rPr>
          <w:lang w:val="sr-Cyrl-RS"/>
        </w:rPr>
      </w:pPr>
    </w:p>
    <w:p w14:paraId="1BA80AD2"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18" w:name="_Toc174192685"/>
      <w:bookmarkStart w:id="119" w:name="_Toc174376859"/>
      <w:bookmarkStart w:id="120" w:name="_Toc174376889"/>
      <w:bookmarkStart w:id="121" w:name="_Toc174377350"/>
      <w:bookmarkStart w:id="122" w:name="_Toc174393775"/>
      <w:bookmarkStart w:id="123" w:name="_Toc174397484"/>
      <w:bookmarkStart w:id="124" w:name="_Toc174454544"/>
      <w:bookmarkStart w:id="125" w:name="_Toc174537528"/>
      <w:bookmarkStart w:id="126" w:name="_Toc174549270"/>
      <w:bookmarkStart w:id="127" w:name="_Toc174552239"/>
      <w:bookmarkStart w:id="128" w:name="_Toc176392742"/>
      <w:bookmarkStart w:id="129" w:name="_Toc176392829"/>
      <w:bookmarkStart w:id="130" w:name="_Toc176641820"/>
      <w:bookmarkStart w:id="131" w:name="_Toc176732747"/>
      <w:bookmarkStart w:id="132" w:name="_Toc176736203"/>
      <w:bookmarkStart w:id="133" w:name="_Toc178331579"/>
      <w:bookmarkStart w:id="134" w:name="_Toc17833165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6BB54ED"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5" w:name="_Toc174192686"/>
      <w:bookmarkStart w:id="136" w:name="_Toc174376860"/>
      <w:bookmarkStart w:id="137" w:name="_Toc174376890"/>
      <w:bookmarkStart w:id="138" w:name="_Toc174377351"/>
      <w:bookmarkStart w:id="139" w:name="_Toc174393776"/>
      <w:bookmarkStart w:id="140" w:name="_Toc174397485"/>
      <w:bookmarkStart w:id="141" w:name="_Toc174454545"/>
      <w:bookmarkStart w:id="142" w:name="_Toc174537529"/>
      <w:bookmarkStart w:id="143" w:name="_Toc174549271"/>
      <w:bookmarkStart w:id="144" w:name="_Toc174552240"/>
      <w:bookmarkStart w:id="145" w:name="_Toc176392743"/>
      <w:bookmarkStart w:id="146" w:name="_Toc176392830"/>
      <w:bookmarkStart w:id="147" w:name="_Toc176641821"/>
      <w:bookmarkStart w:id="148" w:name="_Toc176732748"/>
      <w:bookmarkStart w:id="149" w:name="_Toc176736204"/>
      <w:bookmarkStart w:id="150" w:name="_Toc178331580"/>
      <w:bookmarkStart w:id="151" w:name="_Toc17833166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482147" w14:textId="77777777" w:rsidR="00F851E3" w:rsidRPr="00480820"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2" w:name="_Toc174192687"/>
      <w:bookmarkStart w:id="153" w:name="_Toc174376861"/>
      <w:bookmarkStart w:id="154" w:name="_Toc174376891"/>
      <w:bookmarkStart w:id="155" w:name="_Toc174377352"/>
      <w:bookmarkStart w:id="156" w:name="_Toc174393777"/>
      <w:bookmarkStart w:id="157" w:name="_Toc174397486"/>
      <w:bookmarkStart w:id="158" w:name="_Toc174454546"/>
      <w:bookmarkStart w:id="159" w:name="_Toc174537530"/>
      <w:bookmarkStart w:id="160" w:name="_Toc174549272"/>
      <w:bookmarkStart w:id="161" w:name="_Toc174552241"/>
      <w:bookmarkStart w:id="162" w:name="_Toc176392744"/>
      <w:bookmarkStart w:id="163" w:name="_Toc176392831"/>
      <w:bookmarkStart w:id="164" w:name="_Toc176641822"/>
      <w:bookmarkStart w:id="165" w:name="_Toc176732749"/>
      <w:bookmarkStart w:id="166" w:name="_Toc176736205"/>
      <w:bookmarkStart w:id="167" w:name="_Toc178331581"/>
      <w:bookmarkStart w:id="168" w:name="_Toc17833166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6DBBA4D" w14:textId="77777777" w:rsidR="00F851E3" w:rsidRPr="00480820"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69" w:name="_Toc174192688"/>
      <w:bookmarkStart w:id="170" w:name="_Toc174376862"/>
      <w:bookmarkStart w:id="171" w:name="_Toc174376892"/>
      <w:bookmarkStart w:id="172" w:name="_Toc174377353"/>
      <w:bookmarkStart w:id="173" w:name="_Toc174393778"/>
      <w:bookmarkStart w:id="174" w:name="_Toc174397487"/>
      <w:bookmarkStart w:id="175" w:name="_Toc174454547"/>
      <w:bookmarkStart w:id="176" w:name="_Toc174537531"/>
      <w:bookmarkStart w:id="177" w:name="_Toc174549273"/>
      <w:bookmarkStart w:id="178" w:name="_Toc174552242"/>
      <w:bookmarkStart w:id="179" w:name="_Toc176392745"/>
      <w:bookmarkStart w:id="180" w:name="_Toc176392832"/>
      <w:bookmarkStart w:id="181" w:name="_Toc176641823"/>
      <w:bookmarkStart w:id="182" w:name="_Toc176732750"/>
      <w:bookmarkStart w:id="183" w:name="_Toc176736206"/>
      <w:bookmarkStart w:id="184" w:name="_Toc178331582"/>
      <w:bookmarkStart w:id="185" w:name="_Toc178331662"/>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43DFBA0" w14:textId="51395D5E" w:rsidR="00F851E3" w:rsidRPr="00480820" w:rsidRDefault="00F851E3" w:rsidP="00E6099A">
      <w:pPr>
        <w:pStyle w:val="Heading3"/>
        <w:numPr>
          <w:ilvl w:val="1"/>
          <w:numId w:val="6"/>
        </w:numPr>
        <w:rPr>
          <w:rFonts w:cs="Times New Roman"/>
          <w:sz w:val="28"/>
          <w:szCs w:val="28"/>
          <w:lang w:val="sr-Cyrl-RS"/>
        </w:rPr>
      </w:pPr>
      <w:bookmarkStart w:id="186" w:name="_Toc178331663"/>
      <w:r w:rsidRPr="00480820">
        <w:rPr>
          <w:rFonts w:cs="Times New Roman"/>
          <w:sz w:val="28"/>
          <w:szCs w:val="28"/>
          <w:lang w:val="sr-Cyrl-RS"/>
        </w:rPr>
        <w:t xml:space="preserve">Да ли кинески производи </w:t>
      </w:r>
      <w:proofErr w:type="spellStart"/>
      <w:r w:rsidRPr="00480820">
        <w:rPr>
          <w:rFonts w:cs="Times New Roman"/>
          <w:sz w:val="28"/>
          <w:szCs w:val="28"/>
          <w:lang w:val="sr-Cyrl-RS"/>
        </w:rPr>
        <w:t>предстаљају</w:t>
      </w:r>
      <w:proofErr w:type="spellEnd"/>
      <w:r w:rsidRPr="00480820">
        <w:rPr>
          <w:rFonts w:cs="Times New Roman"/>
          <w:sz w:val="28"/>
          <w:szCs w:val="28"/>
          <w:lang w:val="sr-Cyrl-RS"/>
        </w:rPr>
        <w:t xml:space="preserve"> проблем</w:t>
      </w:r>
      <w:bookmarkEnd w:id="186"/>
    </w:p>
    <w:p w14:paraId="7DEA5049" w14:textId="77777777" w:rsidR="00AE116B" w:rsidRPr="00480820" w:rsidRDefault="00AE116B" w:rsidP="00AE116B">
      <w:pPr>
        <w:rPr>
          <w:lang w:val="sr-Cyrl-RS"/>
        </w:rPr>
      </w:pPr>
    </w:p>
    <w:p w14:paraId="2AE96B21" w14:textId="05EBC757" w:rsidR="009E0184" w:rsidRPr="00480820" w:rsidRDefault="00B76D6F" w:rsidP="00B76D6F">
      <w:pPr>
        <w:ind w:firstLine="720"/>
        <w:jc w:val="both"/>
        <w:rPr>
          <w:sz w:val="24"/>
          <w:szCs w:val="24"/>
          <w:lang w:val="sr-Cyrl-RS"/>
        </w:rPr>
      </w:pPr>
      <w:r w:rsidRPr="00480820">
        <w:rPr>
          <w:sz w:val="24"/>
          <w:szCs w:val="24"/>
          <w:lang w:val="sr-Cyrl-RS"/>
        </w:rPr>
        <w:t xml:space="preserve">Бриге око сајбер ризика у соларним </w:t>
      </w:r>
      <w:proofErr w:type="spellStart"/>
      <w:r w:rsidRPr="00480820">
        <w:rPr>
          <w:sz w:val="24"/>
          <w:szCs w:val="24"/>
          <w:lang w:val="sr-Cyrl-RS"/>
        </w:rPr>
        <w:t>инвертерима</w:t>
      </w:r>
      <w:proofErr w:type="spellEnd"/>
      <w:r w:rsidRPr="00480820">
        <w:rPr>
          <w:sz w:val="24"/>
          <w:szCs w:val="24"/>
          <w:lang w:val="sr-Cyrl-RS"/>
        </w:rPr>
        <w:t xml:space="preserve">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w:t>
      </w:r>
      <w:proofErr w:type="spellStart"/>
      <w:r w:rsidRPr="00480820">
        <w:rPr>
          <w:sz w:val="24"/>
          <w:szCs w:val="24"/>
          <w:lang w:val="sr-Cyrl-RS"/>
        </w:rPr>
        <w:t>инвертерима</w:t>
      </w:r>
      <w:proofErr w:type="spellEnd"/>
      <w:r w:rsidR="0069278C" w:rsidRPr="00480820">
        <w:rPr>
          <w:sz w:val="24"/>
          <w:szCs w:val="24"/>
          <w:lang w:val="sr-Cyrl-RS"/>
        </w:rPr>
        <w:t xml:space="preserve"> кинеске производње</w:t>
      </w:r>
      <w:r w:rsidRPr="00480820">
        <w:rPr>
          <w:sz w:val="24"/>
          <w:szCs w:val="24"/>
          <w:lang w:val="sr-Cyrl-RS"/>
        </w:rPr>
        <w:t>.</w:t>
      </w:r>
      <w:r w:rsidR="00A27E0C" w:rsidRPr="00480820">
        <w:rPr>
          <w:sz w:val="24"/>
          <w:szCs w:val="24"/>
          <w:lang w:val="sr-Cyrl-RS"/>
        </w:rPr>
        <w:t xml:space="preserve"> Сличне бриге су изнете и у Аустралији где је око 60% </w:t>
      </w:r>
      <w:proofErr w:type="spellStart"/>
      <w:r w:rsidR="00A27E0C" w:rsidRPr="00480820">
        <w:rPr>
          <w:sz w:val="24"/>
          <w:szCs w:val="24"/>
          <w:lang w:val="sr-Cyrl-RS"/>
        </w:rPr>
        <w:t>фотонапонске</w:t>
      </w:r>
      <w:proofErr w:type="spellEnd"/>
      <w:r w:rsidR="00A27E0C" w:rsidRPr="00480820">
        <w:rPr>
          <w:sz w:val="24"/>
          <w:szCs w:val="24"/>
          <w:lang w:val="sr-Cyrl-RS"/>
        </w:rPr>
        <w:t xml:space="preserve"> опреме </w:t>
      </w:r>
      <w:r w:rsidR="000621F5" w:rsidRPr="00480820">
        <w:rPr>
          <w:sz w:val="24"/>
          <w:szCs w:val="24"/>
          <w:lang w:val="sr-Cyrl-RS"/>
        </w:rPr>
        <w:t>к</w:t>
      </w:r>
      <w:r w:rsidR="00A27E0C" w:rsidRPr="00480820">
        <w:rPr>
          <w:sz w:val="24"/>
          <w:szCs w:val="24"/>
          <w:lang w:val="sr-Cyrl-RS"/>
        </w:rPr>
        <w:t>инеског порекла</w:t>
      </w:r>
      <w:r w:rsidR="000621F5" w:rsidRPr="00480820">
        <w:rPr>
          <w:sz w:val="24"/>
          <w:szCs w:val="24"/>
          <w:lang w:val="sr-Cyrl-RS"/>
        </w:rPr>
        <w:t xml:space="preserve"> од </w:t>
      </w:r>
      <w:proofErr w:type="spellStart"/>
      <w:r w:rsidR="000621F5" w:rsidRPr="00480820">
        <w:rPr>
          <w:sz w:val="24"/>
          <w:szCs w:val="24"/>
          <w:lang w:val="sr-Cyrl-RS"/>
        </w:rPr>
        <w:t>поизвођача</w:t>
      </w:r>
      <w:proofErr w:type="spellEnd"/>
      <w:r w:rsidR="000621F5" w:rsidRPr="00480820">
        <w:rPr>
          <w:sz w:val="24"/>
          <w:szCs w:val="24"/>
          <w:lang w:val="sr-Cyrl-RS"/>
        </w:rPr>
        <w:t xml:space="preserve"> као што су </w:t>
      </w:r>
      <w:proofErr w:type="spellStart"/>
      <w:r w:rsidR="000621F5" w:rsidRPr="00480820">
        <w:rPr>
          <w:sz w:val="24"/>
          <w:szCs w:val="24"/>
          <w:lang w:val="sr-Cyrl-RS"/>
        </w:rPr>
        <w:t>Хаувеи</w:t>
      </w:r>
      <w:proofErr w:type="spellEnd"/>
      <w:r w:rsidR="000621F5" w:rsidRPr="00480820">
        <w:rPr>
          <w:sz w:val="24"/>
          <w:szCs w:val="24"/>
          <w:lang w:val="sr-Cyrl-RS"/>
        </w:rPr>
        <w:t xml:space="preserve"> и </w:t>
      </w:r>
      <w:proofErr w:type="spellStart"/>
      <w:r w:rsidR="000621F5" w:rsidRPr="00480820">
        <w:rPr>
          <w:sz w:val="24"/>
          <w:szCs w:val="24"/>
          <w:lang w:val="sr-Cyrl-RS"/>
        </w:rPr>
        <w:t>Сангроу</w:t>
      </w:r>
      <w:proofErr w:type="spellEnd"/>
      <w:r w:rsidR="00A27E0C" w:rsidRPr="00480820">
        <w:rPr>
          <w:sz w:val="24"/>
          <w:szCs w:val="24"/>
          <w:lang w:val="sr-Cyrl-RS"/>
        </w:rPr>
        <w:t xml:space="preserve">. </w:t>
      </w:r>
    </w:p>
    <w:p w14:paraId="5DF1C433" w14:textId="77777777" w:rsidR="00EC668B" w:rsidRPr="00480820" w:rsidRDefault="00EC668B" w:rsidP="00E126F3">
      <w:pPr>
        <w:jc w:val="both"/>
        <w:rPr>
          <w:sz w:val="24"/>
          <w:szCs w:val="24"/>
          <w:lang w:val="sr-Cyrl-RS"/>
        </w:rPr>
      </w:pPr>
    </w:p>
    <w:p w14:paraId="4F7B70F5" w14:textId="4CFE3E22" w:rsidR="000621F5" w:rsidRPr="00480820" w:rsidRDefault="000621F5" w:rsidP="00E126F3">
      <w:pPr>
        <w:jc w:val="both"/>
        <w:rPr>
          <w:sz w:val="24"/>
          <w:szCs w:val="24"/>
          <w:lang w:val="sr-Cyrl-RS"/>
        </w:rPr>
      </w:pPr>
      <w:r w:rsidRPr="00480820">
        <w:rPr>
          <w:sz w:val="24"/>
          <w:szCs w:val="24"/>
          <w:lang w:val="sr-Cyrl-RS"/>
        </w:rPr>
        <w:tab/>
        <w:t xml:space="preserve">Према члану 7 </w:t>
      </w:r>
      <w:r w:rsidR="00E63885" w:rsidRPr="00480820">
        <w:rPr>
          <w:sz w:val="24"/>
          <w:szCs w:val="24"/>
          <w:lang w:val="sr-Cyrl-RS"/>
        </w:rPr>
        <w:t>К</w:t>
      </w:r>
      <w:r w:rsidRPr="00480820">
        <w:rPr>
          <w:sz w:val="24"/>
          <w:szCs w:val="24"/>
          <w:lang w:val="sr-Cyrl-RS"/>
        </w:rPr>
        <w:t>ин</w:t>
      </w:r>
      <w:r w:rsidR="00E63885" w:rsidRPr="00480820">
        <w:rPr>
          <w:sz w:val="24"/>
          <w:szCs w:val="24"/>
          <w:lang w:val="sr-Cyrl-RS"/>
        </w:rPr>
        <w:t>е</w:t>
      </w:r>
      <w:r w:rsidRPr="00480820">
        <w:rPr>
          <w:sz w:val="24"/>
          <w:szCs w:val="24"/>
          <w:lang w:val="sr-Cyrl-RS"/>
        </w:rPr>
        <w:t xml:space="preserve">ског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Pr="00480820" w:rsidRDefault="000621F5" w:rsidP="00E126F3">
      <w:pPr>
        <w:jc w:val="both"/>
        <w:rPr>
          <w:sz w:val="24"/>
          <w:szCs w:val="24"/>
          <w:lang w:val="sr-Cyrl-RS"/>
        </w:rPr>
      </w:pPr>
    </w:p>
    <w:p w14:paraId="31A4FB04" w14:textId="68814B93" w:rsidR="000621F5" w:rsidRPr="00480820" w:rsidRDefault="000621F5" w:rsidP="00E126F3">
      <w:pPr>
        <w:jc w:val="both"/>
        <w:rPr>
          <w:sz w:val="24"/>
          <w:szCs w:val="24"/>
          <w:lang w:val="sr-Cyrl-RS"/>
        </w:rPr>
      </w:pPr>
      <w:r w:rsidRPr="00480820">
        <w:rPr>
          <w:sz w:val="24"/>
          <w:szCs w:val="24"/>
          <w:lang w:val="sr-Cyrl-RS"/>
        </w:rPr>
        <w:tab/>
        <w:t xml:space="preserve">За разлику од обичне робе и услуга које пружају кинеске компаније, а друге нације обезбеђују и </w:t>
      </w:r>
      <w:proofErr w:type="spellStart"/>
      <w:r w:rsidRPr="00480820">
        <w:rPr>
          <w:sz w:val="24"/>
          <w:szCs w:val="24"/>
          <w:lang w:val="sr-Cyrl-RS"/>
        </w:rPr>
        <w:t>уграђу</w:t>
      </w:r>
      <w:proofErr w:type="spellEnd"/>
      <w:r w:rsidRPr="00480820">
        <w:rPr>
          <w:sz w:val="24"/>
          <w:szCs w:val="24"/>
          <w:lang w:val="sr-Cyrl-RS"/>
        </w:rPr>
        <w:t xml:space="preserve"> повезаност са интернетом</w:t>
      </w:r>
      <w:r w:rsidR="008B1D5E" w:rsidRPr="00480820">
        <w:rPr>
          <w:sz w:val="24"/>
          <w:szCs w:val="24"/>
          <w:lang w:val="sr-Cyrl-RS"/>
        </w:rPr>
        <w:t>, овде је комплетан производ дело једне компаније.</w:t>
      </w:r>
      <w:r w:rsidR="00FD2790" w:rsidRPr="0048082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Pr="00480820" w:rsidRDefault="00EC668B" w:rsidP="00E126F3">
      <w:pPr>
        <w:jc w:val="both"/>
        <w:rPr>
          <w:sz w:val="24"/>
          <w:szCs w:val="24"/>
          <w:lang w:val="sr-Cyrl-RS"/>
        </w:rPr>
      </w:pPr>
    </w:p>
    <w:p w14:paraId="35F24258" w14:textId="77777777" w:rsidR="00EC668B" w:rsidRPr="00480820" w:rsidRDefault="00EC668B" w:rsidP="00E126F3">
      <w:pPr>
        <w:jc w:val="both"/>
        <w:rPr>
          <w:sz w:val="24"/>
          <w:szCs w:val="24"/>
          <w:lang w:val="sr-Cyrl-RS"/>
        </w:rPr>
      </w:pPr>
    </w:p>
    <w:p w14:paraId="69746A29" w14:textId="77777777" w:rsidR="00EC668B" w:rsidRPr="00480820" w:rsidRDefault="00EC668B" w:rsidP="00E126F3">
      <w:pPr>
        <w:jc w:val="both"/>
        <w:rPr>
          <w:sz w:val="24"/>
          <w:szCs w:val="24"/>
          <w:lang w:val="sr-Cyrl-RS"/>
        </w:rPr>
      </w:pPr>
    </w:p>
    <w:p w14:paraId="24D005B0" w14:textId="77777777" w:rsidR="00EC668B" w:rsidRPr="00480820" w:rsidRDefault="00EC668B" w:rsidP="00E126F3">
      <w:pPr>
        <w:jc w:val="both"/>
        <w:rPr>
          <w:sz w:val="24"/>
          <w:szCs w:val="24"/>
          <w:lang w:val="sr-Cyrl-RS"/>
        </w:rPr>
      </w:pPr>
    </w:p>
    <w:p w14:paraId="7F42163D" w14:textId="77777777" w:rsidR="00EC668B" w:rsidRPr="00480820" w:rsidRDefault="00EC668B" w:rsidP="00E126F3">
      <w:pPr>
        <w:jc w:val="both"/>
        <w:rPr>
          <w:sz w:val="24"/>
          <w:szCs w:val="24"/>
          <w:lang w:val="sr-Cyrl-RS"/>
        </w:rPr>
      </w:pPr>
    </w:p>
    <w:p w14:paraId="199461AE" w14:textId="77777777" w:rsidR="00EC668B" w:rsidRPr="00480820" w:rsidRDefault="00EC668B" w:rsidP="00E126F3">
      <w:pPr>
        <w:jc w:val="both"/>
        <w:rPr>
          <w:sz w:val="24"/>
          <w:szCs w:val="24"/>
          <w:lang w:val="sr-Cyrl-RS"/>
        </w:rPr>
      </w:pPr>
    </w:p>
    <w:p w14:paraId="15624BB3" w14:textId="77777777" w:rsidR="00EC668B" w:rsidRPr="00480820" w:rsidRDefault="00EC668B" w:rsidP="00E126F3">
      <w:pPr>
        <w:jc w:val="both"/>
        <w:rPr>
          <w:sz w:val="24"/>
          <w:szCs w:val="24"/>
          <w:lang w:val="sr-Cyrl-RS"/>
        </w:rPr>
      </w:pPr>
    </w:p>
    <w:p w14:paraId="42F4DAE7" w14:textId="77777777" w:rsidR="00EC668B" w:rsidRPr="00480820" w:rsidRDefault="00EC668B" w:rsidP="00E126F3">
      <w:pPr>
        <w:jc w:val="both"/>
        <w:rPr>
          <w:sz w:val="24"/>
          <w:szCs w:val="24"/>
          <w:lang w:val="sr-Cyrl-RS"/>
        </w:rPr>
      </w:pPr>
    </w:p>
    <w:p w14:paraId="24D17E6D" w14:textId="77777777" w:rsidR="00EC668B" w:rsidRPr="00480820" w:rsidRDefault="00EC668B" w:rsidP="00E126F3">
      <w:pPr>
        <w:jc w:val="both"/>
        <w:rPr>
          <w:sz w:val="24"/>
          <w:szCs w:val="24"/>
          <w:lang w:val="sr-Cyrl-RS"/>
        </w:rPr>
      </w:pPr>
    </w:p>
    <w:p w14:paraId="7F933C23" w14:textId="77777777" w:rsidR="008A1B2D" w:rsidRPr="00480820" w:rsidRDefault="008A1B2D" w:rsidP="008A1B2D">
      <w:pPr>
        <w:rPr>
          <w:lang w:val="sr-Cyrl-RS"/>
        </w:rPr>
      </w:pPr>
    </w:p>
    <w:p w14:paraId="7B15F902" w14:textId="61193504" w:rsidR="00B32AC7" w:rsidRPr="00480820" w:rsidRDefault="007B6358" w:rsidP="00DB2CB0">
      <w:pPr>
        <w:pStyle w:val="Heading1"/>
        <w:numPr>
          <w:ilvl w:val="0"/>
          <w:numId w:val="1"/>
        </w:numPr>
        <w:rPr>
          <w:rFonts w:ascii="Times New Roman" w:hAnsi="Times New Roman" w:cs="Times New Roman"/>
          <w:color w:val="auto"/>
          <w:lang w:val="sr-Cyrl-RS"/>
        </w:rPr>
      </w:pPr>
      <w:bookmarkStart w:id="187" w:name="_Toc178331664"/>
      <w:proofErr w:type="spellStart"/>
      <w:r w:rsidRPr="00480820">
        <w:rPr>
          <w:rFonts w:ascii="Times New Roman" w:hAnsi="Times New Roman" w:cs="Times New Roman"/>
          <w:color w:val="auto"/>
          <w:lang w:val="sr-Cyrl-RS"/>
        </w:rPr>
        <w:lastRenderedPageBreak/>
        <w:t>Инвертерска</w:t>
      </w:r>
      <w:proofErr w:type="spellEnd"/>
      <w:r w:rsidRPr="00480820">
        <w:rPr>
          <w:rFonts w:ascii="Times New Roman" w:hAnsi="Times New Roman" w:cs="Times New Roman"/>
          <w:color w:val="auto"/>
          <w:lang w:val="sr-Cyrl-RS"/>
        </w:rPr>
        <w:t xml:space="preserve"> комуникација</w:t>
      </w:r>
      <w:bookmarkEnd w:id="187"/>
    </w:p>
    <w:p w14:paraId="4C30431E" w14:textId="5A168A0E" w:rsidR="00DB2CB0" w:rsidRPr="00480820" w:rsidRDefault="00DB2CB0" w:rsidP="00DB2CB0">
      <w:pPr>
        <w:rPr>
          <w:lang w:val="sr-Cyrl-RS"/>
        </w:rPr>
      </w:pPr>
    </w:p>
    <w:p w14:paraId="59589016" w14:textId="4AFCBD33" w:rsidR="00731AD4" w:rsidRPr="00480820" w:rsidRDefault="00D55DF9" w:rsidP="00C40462">
      <w:pPr>
        <w:ind w:firstLine="720"/>
        <w:jc w:val="both"/>
        <w:rPr>
          <w:sz w:val="24"/>
          <w:szCs w:val="24"/>
          <w:lang w:val="sr-Cyrl-RS"/>
        </w:rPr>
      </w:pPr>
      <w:proofErr w:type="spellStart"/>
      <w:r w:rsidRPr="00480820">
        <w:rPr>
          <w:sz w:val="24"/>
          <w:szCs w:val="24"/>
          <w:lang w:val="sr-Cyrl-RS"/>
        </w:rPr>
        <w:t>Инвертерска</w:t>
      </w:r>
      <w:proofErr w:type="spellEnd"/>
      <w:r w:rsidRPr="00480820">
        <w:rPr>
          <w:sz w:val="24"/>
          <w:szCs w:val="24"/>
          <w:lang w:val="sr-Cyrl-RS"/>
        </w:rPr>
        <w:t xml:space="preserve"> комуникације се односе на размену података (везу) између самог претварача (инвертера) и осталих система за надзор, контролу итд.</w:t>
      </w:r>
      <w:r w:rsidR="00A25A77" w:rsidRPr="00480820">
        <w:rPr>
          <w:sz w:val="24"/>
          <w:szCs w:val="24"/>
          <w:lang w:val="sr-Cyrl-RS"/>
        </w:rPr>
        <w:t xml:space="preserve"> </w:t>
      </w:r>
      <w:r w:rsidR="00AC6797" w:rsidRPr="00480820">
        <w:rPr>
          <w:sz w:val="24"/>
          <w:szCs w:val="24"/>
          <w:lang w:val="sr-Cyrl-RS"/>
        </w:rPr>
        <w:t xml:space="preserve">како би омогућили лакше прикупљање података </w:t>
      </w:r>
      <w:proofErr w:type="spellStart"/>
      <w:r w:rsidR="00AC6797" w:rsidRPr="00480820">
        <w:rPr>
          <w:sz w:val="24"/>
          <w:szCs w:val="24"/>
          <w:lang w:val="sr-Cyrl-RS"/>
        </w:rPr>
        <w:t>инвертерских</w:t>
      </w:r>
      <w:proofErr w:type="spellEnd"/>
      <w:r w:rsidR="00AC6797" w:rsidRPr="00480820">
        <w:rPr>
          <w:sz w:val="24"/>
          <w:szCs w:val="24"/>
          <w:lang w:val="sr-Cyrl-RS"/>
        </w:rPr>
        <w:t xml:space="preserve"> система</w:t>
      </w:r>
      <w:r w:rsidR="00731AD4" w:rsidRPr="00480820">
        <w:rPr>
          <w:sz w:val="24"/>
          <w:szCs w:val="24"/>
          <w:lang w:val="sr-Cyrl-RS"/>
        </w:rPr>
        <w:t>.</w:t>
      </w:r>
      <w:r w:rsidR="00C40462" w:rsidRPr="00480820">
        <w:rPr>
          <w:sz w:val="24"/>
          <w:szCs w:val="24"/>
          <w:lang w:val="sr-Cyrl-RS"/>
        </w:rPr>
        <w:t xml:space="preserve"> Ово омогућава оператерима система оптимизацију, </w:t>
      </w:r>
      <w:proofErr w:type="spellStart"/>
      <w:r w:rsidR="00C40462" w:rsidRPr="00480820">
        <w:rPr>
          <w:sz w:val="24"/>
          <w:szCs w:val="24"/>
          <w:lang w:val="sr-Cyrl-RS"/>
        </w:rPr>
        <w:t>побљшање</w:t>
      </w:r>
      <w:proofErr w:type="spellEnd"/>
      <w:r w:rsidR="00C40462" w:rsidRPr="00480820">
        <w:rPr>
          <w:sz w:val="24"/>
          <w:szCs w:val="24"/>
          <w:lang w:val="sr-Cyrl-RS"/>
        </w:rPr>
        <w:t xml:space="preserve"> ефикасности, безбедности, као и решавање проблема у систему у реалном времену.</w:t>
      </w:r>
    </w:p>
    <w:p w14:paraId="722377D5" w14:textId="55B92C6D" w:rsidR="00147DB8" w:rsidRPr="00480820" w:rsidRDefault="00147DB8" w:rsidP="00147DB8">
      <w:pPr>
        <w:pStyle w:val="Heading3"/>
        <w:rPr>
          <w:lang w:val="sr-Cyrl-RS"/>
        </w:rPr>
      </w:pPr>
    </w:p>
    <w:p w14:paraId="273D91C6"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88" w:name="_Toc174376865"/>
      <w:bookmarkStart w:id="189" w:name="_Toc174376895"/>
      <w:bookmarkStart w:id="190" w:name="_Toc174377356"/>
      <w:bookmarkStart w:id="191" w:name="_Toc174393781"/>
      <w:bookmarkStart w:id="192" w:name="_Toc174397490"/>
      <w:bookmarkStart w:id="193" w:name="_Toc174454550"/>
      <w:bookmarkStart w:id="194" w:name="_Toc174537534"/>
      <w:bookmarkStart w:id="195" w:name="_Toc174549276"/>
      <w:bookmarkStart w:id="196" w:name="_Toc174552245"/>
      <w:bookmarkStart w:id="197" w:name="_Toc176392748"/>
      <w:bookmarkStart w:id="198" w:name="_Toc176392835"/>
      <w:bookmarkStart w:id="199" w:name="_Toc176641826"/>
      <w:bookmarkStart w:id="200" w:name="_Toc176732753"/>
      <w:bookmarkStart w:id="201" w:name="_Toc176736209"/>
      <w:bookmarkStart w:id="202" w:name="_Toc178331585"/>
      <w:bookmarkStart w:id="203" w:name="_Toc178331665"/>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3AD5ABB7"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04" w:name="_Toc174376866"/>
      <w:bookmarkStart w:id="205" w:name="_Toc174376896"/>
      <w:bookmarkStart w:id="206" w:name="_Toc174377357"/>
      <w:bookmarkStart w:id="207" w:name="_Toc174393782"/>
      <w:bookmarkStart w:id="208" w:name="_Toc174397491"/>
      <w:bookmarkStart w:id="209" w:name="_Toc174454551"/>
      <w:bookmarkStart w:id="210" w:name="_Toc174537535"/>
      <w:bookmarkStart w:id="211" w:name="_Toc174549277"/>
      <w:bookmarkStart w:id="212" w:name="_Toc174552246"/>
      <w:bookmarkStart w:id="213" w:name="_Toc176392749"/>
      <w:bookmarkStart w:id="214" w:name="_Toc176392836"/>
      <w:bookmarkStart w:id="215" w:name="_Toc176641827"/>
      <w:bookmarkStart w:id="216" w:name="_Toc176732754"/>
      <w:bookmarkStart w:id="217" w:name="_Toc176736210"/>
      <w:bookmarkStart w:id="218" w:name="_Toc178331586"/>
      <w:bookmarkStart w:id="219" w:name="_Toc178331666"/>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7757CEA8" w14:textId="77777777" w:rsidR="00147DB8" w:rsidRPr="00480820"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220" w:name="_Toc174376867"/>
      <w:bookmarkStart w:id="221" w:name="_Toc174376897"/>
      <w:bookmarkStart w:id="222" w:name="_Toc174377358"/>
      <w:bookmarkStart w:id="223" w:name="_Toc174393783"/>
      <w:bookmarkStart w:id="224" w:name="_Toc174397492"/>
      <w:bookmarkStart w:id="225" w:name="_Toc174454552"/>
      <w:bookmarkStart w:id="226" w:name="_Toc174537536"/>
      <w:bookmarkStart w:id="227" w:name="_Toc174549278"/>
      <w:bookmarkStart w:id="228" w:name="_Toc174552247"/>
      <w:bookmarkStart w:id="229" w:name="_Toc176392750"/>
      <w:bookmarkStart w:id="230" w:name="_Toc176392837"/>
      <w:bookmarkStart w:id="231" w:name="_Toc176641828"/>
      <w:bookmarkStart w:id="232" w:name="_Toc176732755"/>
      <w:bookmarkStart w:id="233" w:name="_Toc176736211"/>
      <w:bookmarkStart w:id="234" w:name="_Toc178331587"/>
      <w:bookmarkStart w:id="235" w:name="_Toc178331667"/>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3BEA29CA" w14:textId="4D9E3AED" w:rsidR="00147DB8" w:rsidRPr="00480820" w:rsidRDefault="00147DB8" w:rsidP="00E6099A">
      <w:pPr>
        <w:pStyle w:val="Heading3"/>
        <w:numPr>
          <w:ilvl w:val="1"/>
          <w:numId w:val="7"/>
        </w:numPr>
        <w:rPr>
          <w:rFonts w:cs="Times New Roman"/>
          <w:sz w:val="28"/>
          <w:szCs w:val="28"/>
          <w:lang w:val="sr-Cyrl-RS"/>
        </w:rPr>
      </w:pPr>
      <w:r w:rsidRPr="00480820">
        <w:rPr>
          <w:lang w:val="sr-Cyrl-RS"/>
        </w:rPr>
        <w:t xml:space="preserve"> </w:t>
      </w:r>
      <w:bookmarkStart w:id="236" w:name="_Toc178331668"/>
      <w:r w:rsidRPr="00480820">
        <w:rPr>
          <w:rFonts w:cs="Times New Roman"/>
          <w:sz w:val="28"/>
          <w:szCs w:val="28"/>
          <w:lang w:val="sr-Cyrl-RS"/>
        </w:rPr>
        <w:t xml:space="preserve">Типови </w:t>
      </w:r>
      <w:proofErr w:type="spellStart"/>
      <w:r w:rsidRPr="00480820">
        <w:rPr>
          <w:rFonts w:cs="Times New Roman"/>
          <w:sz w:val="28"/>
          <w:szCs w:val="28"/>
          <w:lang w:val="sr-Cyrl-RS"/>
        </w:rPr>
        <w:t>инвертерске</w:t>
      </w:r>
      <w:proofErr w:type="spellEnd"/>
      <w:r w:rsidRPr="00480820">
        <w:rPr>
          <w:rFonts w:cs="Times New Roman"/>
          <w:sz w:val="28"/>
          <w:szCs w:val="28"/>
          <w:lang w:val="sr-Cyrl-RS"/>
        </w:rPr>
        <w:t xml:space="preserve"> комуникације</w:t>
      </w:r>
      <w:bookmarkEnd w:id="236"/>
      <w:r w:rsidRPr="00480820">
        <w:rPr>
          <w:rFonts w:cs="Times New Roman"/>
          <w:sz w:val="28"/>
          <w:szCs w:val="28"/>
          <w:lang w:val="sr-Cyrl-RS"/>
        </w:rPr>
        <w:t xml:space="preserve"> </w:t>
      </w:r>
    </w:p>
    <w:p w14:paraId="4A47630C" w14:textId="2FAFB21B" w:rsidR="00147DB8" w:rsidRPr="00480820" w:rsidRDefault="00147DB8" w:rsidP="00147DB8">
      <w:pPr>
        <w:rPr>
          <w:lang w:val="sr-Cyrl-RS"/>
        </w:rPr>
      </w:pPr>
    </w:p>
    <w:p w14:paraId="4F56AD76" w14:textId="13A7F6BF" w:rsidR="0042036C" w:rsidRPr="00480820" w:rsidRDefault="00147DB8" w:rsidP="00BC4966">
      <w:pPr>
        <w:ind w:firstLine="720"/>
        <w:rPr>
          <w:sz w:val="24"/>
          <w:szCs w:val="24"/>
          <w:lang w:val="sr-Cyrl-RS"/>
        </w:rPr>
      </w:pPr>
      <w:proofErr w:type="spellStart"/>
      <w:r w:rsidRPr="00480820">
        <w:rPr>
          <w:sz w:val="24"/>
          <w:szCs w:val="24"/>
          <w:lang w:val="sr-Cyrl-RS"/>
        </w:rPr>
        <w:t>Инвертерска</w:t>
      </w:r>
      <w:proofErr w:type="spellEnd"/>
      <w:r w:rsidRPr="00480820">
        <w:rPr>
          <w:sz w:val="24"/>
          <w:szCs w:val="24"/>
          <w:lang w:val="sr-Cyrl-RS"/>
        </w:rPr>
        <w:t xml:space="preserve">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480820">
        <w:rPr>
          <w:sz w:val="24"/>
          <w:szCs w:val="24"/>
          <w:lang w:val="sr-Cyrl-RS"/>
        </w:rPr>
        <w:t>.</w:t>
      </w:r>
      <w:r w:rsidR="008D7A13" w:rsidRPr="00480820">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Pr="00480820" w:rsidRDefault="0042036C" w:rsidP="00BC4966">
      <w:pPr>
        <w:ind w:firstLine="720"/>
        <w:rPr>
          <w:sz w:val="24"/>
          <w:szCs w:val="24"/>
          <w:lang w:val="sr-Cyrl-RS"/>
        </w:rPr>
      </w:pPr>
    </w:p>
    <w:p w14:paraId="1F4D350D" w14:textId="77777777" w:rsidR="0042036C" w:rsidRPr="00480820"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rsidRPr="00480820" w14:paraId="5FA87EF5" w14:textId="77777777" w:rsidTr="0042036C">
        <w:trPr>
          <w:trHeight w:val="1364"/>
        </w:trPr>
        <w:tc>
          <w:tcPr>
            <w:tcW w:w="2261" w:type="dxa"/>
          </w:tcPr>
          <w:p w14:paraId="17807F8E" w14:textId="77777777" w:rsidR="00F9732A" w:rsidRPr="00480820" w:rsidRDefault="00F9732A" w:rsidP="00F9732A">
            <w:pPr>
              <w:jc w:val="center"/>
              <w:rPr>
                <w:sz w:val="24"/>
                <w:szCs w:val="24"/>
                <w:lang w:val="sr-Cyrl-RS"/>
              </w:rPr>
            </w:pPr>
          </w:p>
          <w:p w14:paraId="148D8DF8" w14:textId="0C4D9602" w:rsidR="0042036C" w:rsidRPr="00480820" w:rsidRDefault="00F9732A" w:rsidP="00F9732A">
            <w:pPr>
              <w:jc w:val="center"/>
              <w:rPr>
                <w:sz w:val="24"/>
                <w:szCs w:val="24"/>
                <w:lang w:val="sr-Cyrl-RS"/>
              </w:rPr>
            </w:pPr>
            <w:r w:rsidRPr="00480820">
              <w:rPr>
                <w:sz w:val="24"/>
                <w:szCs w:val="24"/>
                <w:lang w:val="sr-Cyrl-RS"/>
              </w:rPr>
              <w:t>Тип комуникације</w:t>
            </w:r>
          </w:p>
        </w:tc>
        <w:tc>
          <w:tcPr>
            <w:tcW w:w="2261" w:type="dxa"/>
          </w:tcPr>
          <w:p w14:paraId="1BD3ECCC" w14:textId="77777777" w:rsidR="00D81E21" w:rsidRPr="00480820" w:rsidRDefault="00D81E21" w:rsidP="00BC4966">
            <w:pPr>
              <w:rPr>
                <w:sz w:val="24"/>
                <w:szCs w:val="24"/>
                <w:lang w:val="sr-Cyrl-RS"/>
              </w:rPr>
            </w:pPr>
          </w:p>
          <w:p w14:paraId="322D7C71" w14:textId="77777777" w:rsidR="00D81E21" w:rsidRPr="00480820" w:rsidRDefault="00D81E21" w:rsidP="00D81E21">
            <w:pPr>
              <w:jc w:val="center"/>
              <w:rPr>
                <w:sz w:val="24"/>
                <w:szCs w:val="24"/>
                <w:lang w:val="sr-Cyrl-RS"/>
              </w:rPr>
            </w:pPr>
            <w:r w:rsidRPr="00480820">
              <w:rPr>
                <w:sz w:val="24"/>
                <w:szCs w:val="24"/>
                <w:lang w:val="sr-Cyrl-RS"/>
              </w:rPr>
              <w:t>Пример</w:t>
            </w:r>
          </w:p>
          <w:p w14:paraId="158C2F26" w14:textId="231D4B78" w:rsidR="00D81E21" w:rsidRPr="00480820" w:rsidRDefault="00D81E21" w:rsidP="00D81E21">
            <w:pPr>
              <w:jc w:val="center"/>
              <w:rPr>
                <w:sz w:val="24"/>
                <w:szCs w:val="24"/>
                <w:lang w:val="sr-Cyrl-RS"/>
              </w:rPr>
            </w:pPr>
          </w:p>
        </w:tc>
        <w:tc>
          <w:tcPr>
            <w:tcW w:w="2262" w:type="dxa"/>
          </w:tcPr>
          <w:p w14:paraId="16F10C36" w14:textId="77777777" w:rsidR="00D81E21" w:rsidRPr="00480820" w:rsidRDefault="00D81E21" w:rsidP="00BC4966">
            <w:pPr>
              <w:rPr>
                <w:sz w:val="24"/>
                <w:szCs w:val="24"/>
                <w:lang w:val="sr-Cyrl-RS"/>
              </w:rPr>
            </w:pPr>
          </w:p>
          <w:p w14:paraId="3DF9864B" w14:textId="386E2046" w:rsidR="0042036C" w:rsidRPr="00480820" w:rsidRDefault="00D81E21" w:rsidP="00C3035E">
            <w:pPr>
              <w:jc w:val="center"/>
              <w:rPr>
                <w:sz w:val="24"/>
                <w:szCs w:val="24"/>
                <w:lang w:val="sr-Cyrl-RS"/>
              </w:rPr>
            </w:pPr>
            <w:r w:rsidRPr="00480820">
              <w:rPr>
                <w:sz w:val="24"/>
                <w:szCs w:val="24"/>
                <w:lang w:val="sr-Cyrl-RS"/>
              </w:rPr>
              <w:t>Предности</w:t>
            </w:r>
          </w:p>
        </w:tc>
        <w:tc>
          <w:tcPr>
            <w:tcW w:w="2262" w:type="dxa"/>
          </w:tcPr>
          <w:p w14:paraId="01158012" w14:textId="77777777" w:rsidR="00D81E21" w:rsidRPr="00480820" w:rsidRDefault="00D81E21" w:rsidP="00BC4966">
            <w:pPr>
              <w:rPr>
                <w:sz w:val="24"/>
                <w:szCs w:val="24"/>
                <w:lang w:val="sr-Cyrl-RS"/>
              </w:rPr>
            </w:pPr>
          </w:p>
          <w:p w14:paraId="28A1BBA5" w14:textId="30DEE26B" w:rsidR="0042036C" w:rsidRPr="00480820" w:rsidRDefault="00D81E21" w:rsidP="00C3035E">
            <w:pPr>
              <w:jc w:val="center"/>
              <w:rPr>
                <w:sz w:val="24"/>
                <w:szCs w:val="24"/>
                <w:lang w:val="sr-Cyrl-RS"/>
              </w:rPr>
            </w:pPr>
            <w:r w:rsidRPr="00480820">
              <w:rPr>
                <w:sz w:val="24"/>
                <w:szCs w:val="24"/>
                <w:lang w:val="sr-Cyrl-RS"/>
              </w:rPr>
              <w:t>Мане</w:t>
            </w:r>
          </w:p>
        </w:tc>
      </w:tr>
      <w:tr w:rsidR="0042036C" w:rsidRPr="00480820" w14:paraId="6BF893EE" w14:textId="77777777" w:rsidTr="0042036C">
        <w:trPr>
          <w:trHeight w:val="1364"/>
        </w:trPr>
        <w:tc>
          <w:tcPr>
            <w:tcW w:w="2261" w:type="dxa"/>
          </w:tcPr>
          <w:p w14:paraId="3DFA9C23" w14:textId="77777777" w:rsidR="0042036C" w:rsidRPr="00480820" w:rsidRDefault="0042036C" w:rsidP="006B1886">
            <w:pPr>
              <w:jc w:val="center"/>
              <w:rPr>
                <w:sz w:val="24"/>
                <w:szCs w:val="24"/>
                <w:lang w:val="sr-Cyrl-RS"/>
              </w:rPr>
            </w:pPr>
          </w:p>
          <w:p w14:paraId="5E1B6AEC" w14:textId="2BC9732A" w:rsidR="006B1886" w:rsidRPr="00480820" w:rsidRDefault="006B1886" w:rsidP="006B1886">
            <w:pPr>
              <w:jc w:val="center"/>
              <w:rPr>
                <w:sz w:val="24"/>
                <w:szCs w:val="24"/>
                <w:lang w:val="sr-Cyrl-RS"/>
              </w:rPr>
            </w:pPr>
            <w:r w:rsidRPr="00480820">
              <w:rPr>
                <w:sz w:val="24"/>
                <w:szCs w:val="24"/>
                <w:lang w:val="sr-Cyrl-RS"/>
              </w:rPr>
              <w:t>Серијска комуникација</w:t>
            </w:r>
          </w:p>
        </w:tc>
        <w:tc>
          <w:tcPr>
            <w:tcW w:w="2261" w:type="dxa"/>
          </w:tcPr>
          <w:p w14:paraId="03E652FD" w14:textId="77777777" w:rsidR="006B1886" w:rsidRPr="00480820" w:rsidRDefault="006B1886" w:rsidP="006B1886">
            <w:pPr>
              <w:rPr>
                <w:sz w:val="24"/>
                <w:szCs w:val="24"/>
                <w:lang w:val="sr-Cyrl-RS"/>
              </w:rPr>
            </w:pPr>
          </w:p>
          <w:p w14:paraId="489D2D98" w14:textId="77777777" w:rsidR="006B1886" w:rsidRPr="00480820" w:rsidRDefault="006B1886" w:rsidP="006B1886">
            <w:pPr>
              <w:jc w:val="center"/>
              <w:rPr>
                <w:sz w:val="24"/>
                <w:szCs w:val="24"/>
                <w:lang w:val="sr-Cyrl-RS"/>
              </w:rPr>
            </w:pPr>
            <w:r w:rsidRPr="00480820">
              <w:rPr>
                <w:sz w:val="24"/>
                <w:szCs w:val="24"/>
                <w:lang w:val="sr-Cyrl-RS"/>
              </w:rPr>
              <w:t xml:space="preserve">РС-232, </w:t>
            </w:r>
          </w:p>
          <w:p w14:paraId="5CE1CB7B" w14:textId="360A6A4F" w:rsidR="0042036C" w:rsidRPr="00480820" w:rsidRDefault="006B1886" w:rsidP="006B1886">
            <w:pPr>
              <w:jc w:val="center"/>
              <w:rPr>
                <w:sz w:val="24"/>
                <w:szCs w:val="24"/>
                <w:lang w:val="sr-Cyrl-RS"/>
              </w:rPr>
            </w:pPr>
            <w:r w:rsidRPr="00480820">
              <w:rPr>
                <w:sz w:val="24"/>
                <w:szCs w:val="24"/>
                <w:lang w:val="sr-Cyrl-RS"/>
              </w:rPr>
              <w:t>РС-485</w:t>
            </w:r>
          </w:p>
        </w:tc>
        <w:tc>
          <w:tcPr>
            <w:tcW w:w="2262" w:type="dxa"/>
          </w:tcPr>
          <w:p w14:paraId="5D480F2A" w14:textId="00D6F981" w:rsidR="002B2B19" w:rsidRPr="00480820" w:rsidRDefault="002B2B19" w:rsidP="0056262A">
            <w:pPr>
              <w:jc w:val="center"/>
              <w:rPr>
                <w:sz w:val="24"/>
                <w:szCs w:val="24"/>
                <w:lang w:val="sr-Cyrl-RS"/>
              </w:rPr>
            </w:pPr>
            <w:r w:rsidRPr="00480820">
              <w:rPr>
                <w:sz w:val="24"/>
                <w:szCs w:val="24"/>
                <w:lang w:val="sr-Cyrl-RS"/>
              </w:rPr>
              <w:t>Поузданост и једноставност имплементације</w:t>
            </w:r>
          </w:p>
        </w:tc>
        <w:tc>
          <w:tcPr>
            <w:tcW w:w="2262" w:type="dxa"/>
          </w:tcPr>
          <w:p w14:paraId="307AA429" w14:textId="2E28DD8E" w:rsidR="0042036C" w:rsidRPr="00480820" w:rsidRDefault="00BB1413" w:rsidP="00BB1413">
            <w:pPr>
              <w:jc w:val="center"/>
              <w:rPr>
                <w:sz w:val="24"/>
                <w:szCs w:val="24"/>
                <w:lang w:val="sr-Cyrl-RS"/>
              </w:rPr>
            </w:pPr>
            <w:r w:rsidRPr="00480820">
              <w:rPr>
                <w:sz w:val="24"/>
                <w:szCs w:val="24"/>
                <w:lang w:val="sr-Cyrl-RS"/>
              </w:rPr>
              <w:t>Може бити спор и ограничена брзина преноса</w:t>
            </w:r>
          </w:p>
        </w:tc>
      </w:tr>
      <w:tr w:rsidR="0042036C" w:rsidRPr="00480820" w14:paraId="6302ABF5" w14:textId="77777777" w:rsidTr="0042036C">
        <w:trPr>
          <w:trHeight w:val="1364"/>
        </w:trPr>
        <w:tc>
          <w:tcPr>
            <w:tcW w:w="2261" w:type="dxa"/>
          </w:tcPr>
          <w:p w14:paraId="06AEF460" w14:textId="77777777" w:rsidR="006B1886" w:rsidRPr="00480820" w:rsidRDefault="006B1886" w:rsidP="006B1886">
            <w:pPr>
              <w:jc w:val="center"/>
              <w:rPr>
                <w:sz w:val="24"/>
                <w:szCs w:val="24"/>
                <w:lang w:val="sr-Cyrl-RS"/>
              </w:rPr>
            </w:pPr>
          </w:p>
          <w:p w14:paraId="3A5005E6" w14:textId="025B6143" w:rsidR="0042036C" w:rsidRPr="00480820" w:rsidRDefault="006B1886" w:rsidP="006B1886">
            <w:pPr>
              <w:jc w:val="center"/>
              <w:rPr>
                <w:sz w:val="24"/>
                <w:szCs w:val="24"/>
                <w:lang w:val="sr-Cyrl-RS"/>
              </w:rPr>
            </w:pPr>
            <w:proofErr w:type="spellStart"/>
            <w:r w:rsidRPr="00480820">
              <w:rPr>
                <w:sz w:val="24"/>
                <w:szCs w:val="24"/>
                <w:lang w:val="sr-Cyrl-RS"/>
              </w:rPr>
              <w:t>Пралалена</w:t>
            </w:r>
            <w:proofErr w:type="spellEnd"/>
            <w:r w:rsidRPr="00480820">
              <w:rPr>
                <w:sz w:val="24"/>
                <w:szCs w:val="24"/>
                <w:lang w:val="sr-Cyrl-RS"/>
              </w:rPr>
              <w:t xml:space="preserve"> комуникација</w:t>
            </w:r>
          </w:p>
        </w:tc>
        <w:tc>
          <w:tcPr>
            <w:tcW w:w="2261" w:type="dxa"/>
          </w:tcPr>
          <w:p w14:paraId="2AFF2CE3" w14:textId="03A2C575" w:rsidR="0042036C" w:rsidRPr="00480820" w:rsidRDefault="00BB1413" w:rsidP="008A3739">
            <w:pPr>
              <w:jc w:val="center"/>
              <w:rPr>
                <w:sz w:val="24"/>
                <w:szCs w:val="24"/>
                <w:lang w:val="sr-Cyrl-RS"/>
              </w:rPr>
            </w:pPr>
            <w:proofErr w:type="spellStart"/>
            <w:r w:rsidRPr="00480820">
              <w:rPr>
                <w:sz w:val="24"/>
                <w:szCs w:val="24"/>
                <w:lang w:val="sr-Cyrl-RS"/>
              </w:rPr>
              <w:t>Центроникс</w:t>
            </w:r>
            <w:proofErr w:type="spellEnd"/>
            <w:r w:rsidRPr="00480820">
              <w:rPr>
                <w:sz w:val="24"/>
                <w:szCs w:val="24"/>
                <w:lang w:val="sr-Cyrl-RS"/>
              </w:rPr>
              <w:t xml:space="preserve"> (</w:t>
            </w:r>
            <w:proofErr w:type="spellStart"/>
            <w:r w:rsidRPr="00480820">
              <w:rPr>
                <w:sz w:val="24"/>
                <w:szCs w:val="24"/>
                <w:lang w:val="sr-Cyrl-RS"/>
              </w:rPr>
              <w:t>Centronics</w:t>
            </w:r>
            <w:proofErr w:type="spellEnd"/>
            <w:r w:rsidRPr="00480820">
              <w:rPr>
                <w:sz w:val="24"/>
                <w:szCs w:val="24"/>
                <w:lang w:val="sr-Cyrl-RS"/>
              </w:rPr>
              <w:t>), СЦСИ (SCSI)</w:t>
            </w:r>
          </w:p>
        </w:tc>
        <w:tc>
          <w:tcPr>
            <w:tcW w:w="2262" w:type="dxa"/>
          </w:tcPr>
          <w:p w14:paraId="58369294" w14:textId="77777777" w:rsidR="00601558" w:rsidRPr="00480820" w:rsidRDefault="00601558" w:rsidP="00601558">
            <w:pPr>
              <w:jc w:val="center"/>
              <w:rPr>
                <w:sz w:val="24"/>
                <w:szCs w:val="24"/>
                <w:lang w:val="sr-Cyrl-RS"/>
              </w:rPr>
            </w:pPr>
          </w:p>
          <w:p w14:paraId="1A69BC43" w14:textId="38094F5E" w:rsidR="0042036C" w:rsidRPr="00480820" w:rsidRDefault="00601558" w:rsidP="00601558">
            <w:pPr>
              <w:jc w:val="center"/>
              <w:rPr>
                <w:sz w:val="24"/>
                <w:szCs w:val="24"/>
                <w:lang w:val="sr-Cyrl-RS"/>
              </w:rPr>
            </w:pPr>
            <w:r w:rsidRPr="00480820">
              <w:rPr>
                <w:sz w:val="24"/>
                <w:szCs w:val="24"/>
                <w:lang w:val="sr-Cyrl-RS"/>
              </w:rPr>
              <w:t>Велика брзина и проток</w:t>
            </w:r>
          </w:p>
        </w:tc>
        <w:tc>
          <w:tcPr>
            <w:tcW w:w="2262" w:type="dxa"/>
          </w:tcPr>
          <w:p w14:paraId="656807DE" w14:textId="43A0C058" w:rsidR="0042036C" w:rsidRPr="00480820" w:rsidRDefault="00DE5EFE" w:rsidP="00DE5EFE">
            <w:pPr>
              <w:jc w:val="center"/>
              <w:rPr>
                <w:sz w:val="24"/>
                <w:szCs w:val="24"/>
                <w:lang w:val="sr-Cyrl-RS"/>
              </w:rPr>
            </w:pPr>
            <w:r w:rsidRPr="00480820">
              <w:rPr>
                <w:sz w:val="24"/>
                <w:szCs w:val="24"/>
                <w:lang w:val="sr-Cyrl-RS"/>
              </w:rPr>
              <w:t>Захтева велики број каблова и пинова, тешка синхронизација</w:t>
            </w:r>
          </w:p>
        </w:tc>
      </w:tr>
      <w:tr w:rsidR="0042036C" w:rsidRPr="00480820" w14:paraId="1CFC1D6C" w14:textId="77777777" w:rsidTr="0042036C">
        <w:trPr>
          <w:trHeight w:val="1305"/>
        </w:trPr>
        <w:tc>
          <w:tcPr>
            <w:tcW w:w="2261" w:type="dxa"/>
          </w:tcPr>
          <w:p w14:paraId="6B64EF7C" w14:textId="2E30039F" w:rsidR="00782116" w:rsidRPr="00480820" w:rsidRDefault="006B1886" w:rsidP="0037767B">
            <w:pPr>
              <w:jc w:val="center"/>
              <w:rPr>
                <w:sz w:val="24"/>
                <w:szCs w:val="24"/>
                <w:lang w:val="sr-Cyrl-RS"/>
              </w:rPr>
            </w:pPr>
            <w:r w:rsidRPr="00480820">
              <w:rPr>
                <w:sz w:val="24"/>
                <w:szCs w:val="24"/>
                <w:lang w:val="sr-Cyrl-RS"/>
              </w:rPr>
              <w:t>Етернет</w:t>
            </w:r>
          </w:p>
          <w:p w14:paraId="2714671C" w14:textId="77777777" w:rsidR="00782116" w:rsidRPr="00480820" w:rsidRDefault="00782116" w:rsidP="00782116">
            <w:pPr>
              <w:jc w:val="center"/>
              <w:rPr>
                <w:sz w:val="24"/>
                <w:szCs w:val="24"/>
                <w:lang w:val="sr-Cyrl-RS"/>
              </w:rPr>
            </w:pPr>
            <w:r w:rsidRPr="00480820">
              <w:rPr>
                <w:sz w:val="24"/>
                <w:szCs w:val="24"/>
                <w:lang w:val="sr-Cyrl-RS"/>
              </w:rPr>
              <w:t>(</w:t>
            </w:r>
            <w:proofErr w:type="spellStart"/>
            <w:r w:rsidRPr="00480820">
              <w:rPr>
                <w:sz w:val="24"/>
                <w:szCs w:val="24"/>
                <w:lang w:val="sr-Cyrl-RS"/>
              </w:rPr>
              <w:t>Ethernet</w:t>
            </w:r>
            <w:proofErr w:type="spellEnd"/>
            <w:r w:rsidRPr="00480820">
              <w:rPr>
                <w:sz w:val="24"/>
                <w:szCs w:val="24"/>
                <w:lang w:val="sr-Cyrl-RS"/>
              </w:rPr>
              <w:t>)</w:t>
            </w:r>
          </w:p>
          <w:p w14:paraId="788BCDD0" w14:textId="696A1E2C" w:rsidR="006B1886" w:rsidRPr="00480820" w:rsidRDefault="006B1886" w:rsidP="00782116">
            <w:pPr>
              <w:jc w:val="center"/>
              <w:rPr>
                <w:sz w:val="24"/>
                <w:szCs w:val="24"/>
                <w:lang w:val="sr-Cyrl-RS"/>
              </w:rPr>
            </w:pPr>
            <w:r w:rsidRPr="00480820">
              <w:rPr>
                <w:sz w:val="24"/>
                <w:szCs w:val="24"/>
                <w:lang w:val="sr-Cyrl-RS"/>
              </w:rPr>
              <w:t>комуникација</w:t>
            </w:r>
          </w:p>
        </w:tc>
        <w:tc>
          <w:tcPr>
            <w:tcW w:w="2261" w:type="dxa"/>
          </w:tcPr>
          <w:p w14:paraId="148BCF98" w14:textId="77777777" w:rsidR="00DE5EFE" w:rsidRPr="00480820" w:rsidRDefault="00DE5EFE" w:rsidP="00DE5EFE">
            <w:pPr>
              <w:jc w:val="center"/>
              <w:rPr>
                <w:sz w:val="24"/>
                <w:szCs w:val="24"/>
                <w:lang w:val="sr-Cyrl-RS"/>
              </w:rPr>
            </w:pPr>
            <w:r w:rsidRPr="00480820">
              <w:rPr>
                <w:sz w:val="24"/>
                <w:szCs w:val="24"/>
                <w:lang w:val="sr-Cyrl-RS"/>
              </w:rPr>
              <w:t>Етернет</w:t>
            </w:r>
          </w:p>
          <w:p w14:paraId="52A7C79E" w14:textId="23B175CE" w:rsidR="00DE5EFE" w:rsidRPr="00480820" w:rsidRDefault="00DE5EFE" w:rsidP="00DE5EFE">
            <w:pPr>
              <w:jc w:val="center"/>
              <w:rPr>
                <w:sz w:val="24"/>
                <w:szCs w:val="24"/>
                <w:lang w:val="sr-Cyrl-RS"/>
              </w:rPr>
            </w:pPr>
            <w:r w:rsidRPr="00480820">
              <w:rPr>
                <w:sz w:val="24"/>
                <w:szCs w:val="24"/>
                <w:lang w:val="sr-Cyrl-RS"/>
              </w:rPr>
              <w:t>(</w:t>
            </w:r>
            <w:proofErr w:type="spellStart"/>
            <w:r w:rsidRPr="00480820">
              <w:rPr>
                <w:sz w:val="24"/>
                <w:szCs w:val="24"/>
                <w:lang w:val="sr-Cyrl-RS"/>
              </w:rPr>
              <w:t>Ethernet</w:t>
            </w:r>
            <w:proofErr w:type="spellEnd"/>
            <w:r w:rsidRPr="00480820">
              <w:rPr>
                <w:sz w:val="24"/>
                <w:szCs w:val="24"/>
                <w:lang w:val="sr-Cyrl-RS"/>
              </w:rPr>
              <w:t>),</w:t>
            </w:r>
          </w:p>
          <w:p w14:paraId="6A01163B" w14:textId="0F092002" w:rsidR="00DE5EFE" w:rsidRPr="00480820" w:rsidRDefault="00DE5EFE" w:rsidP="00DE5EFE">
            <w:pPr>
              <w:jc w:val="center"/>
              <w:rPr>
                <w:sz w:val="24"/>
                <w:szCs w:val="24"/>
                <w:lang w:val="sr-Cyrl-RS"/>
              </w:rPr>
            </w:pPr>
            <w:r w:rsidRPr="00480820">
              <w:rPr>
                <w:sz w:val="24"/>
                <w:szCs w:val="24"/>
                <w:lang w:val="sr-Cyrl-RS"/>
              </w:rPr>
              <w:t>ТЦП(TCP)</w:t>
            </w:r>
          </w:p>
          <w:p w14:paraId="26638F6A" w14:textId="77777777" w:rsidR="0042036C" w:rsidRPr="00480820" w:rsidRDefault="0042036C" w:rsidP="00BC4966">
            <w:pPr>
              <w:rPr>
                <w:sz w:val="24"/>
                <w:szCs w:val="24"/>
                <w:lang w:val="sr-Cyrl-RS"/>
              </w:rPr>
            </w:pPr>
          </w:p>
        </w:tc>
        <w:tc>
          <w:tcPr>
            <w:tcW w:w="2262" w:type="dxa"/>
          </w:tcPr>
          <w:p w14:paraId="548189E2" w14:textId="39F4590D" w:rsidR="0042036C" w:rsidRPr="00480820" w:rsidRDefault="000C52A6" w:rsidP="000C52A6">
            <w:pPr>
              <w:jc w:val="center"/>
              <w:rPr>
                <w:sz w:val="24"/>
                <w:szCs w:val="24"/>
                <w:lang w:val="sr-Cyrl-RS"/>
              </w:rPr>
            </w:pPr>
            <w:r w:rsidRPr="00480820">
              <w:rPr>
                <w:sz w:val="24"/>
                <w:szCs w:val="24"/>
                <w:lang w:val="sr-Cyrl-RS"/>
              </w:rPr>
              <w:t>Велика брзина и проток, велика дужина кабла</w:t>
            </w:r>
          </w:p>
        </w:tc>
        <w:tc>
          <w:tcPr>
            <w:tcW w:w="2262" w:type="dxa"/>
          </w:tcPr>
          <w:p w14:paraId="08937BAC" w14:textId="17E0220E" w:rsidR="0042036C" w:rsidRPr="00480820" w:rsidRDefault="000C52A6" w:rsidP="000C52A6">
            <w:pPr>
              <w:jc w:val="center"/>
              <w:rPr>
                <w:sz w:val="24"/>
                <w:szCs w:val="24"/>
                <w:lang w:val="sr-Cyrl-RS"/>
              </w:rPr>
            </w:pPr>
            <w:r w:rsidRPr="00480820">
              <w:rPr>
                <w:sz w:val="24"/>
                <w:szCs w:val="24"/>
                <w:lang w:val="sr-Cyrl-RS"/>
              </w:rPr>
              <w:t xml:space="preserve">Захтева додатну опрему, </w:t>
            </w:r>
            <w:proofErr w:type="spellStart"/>
            <w:r w:rsidRPr="00480820">
              <w:rPr>
                <w:sz w:val="24"/>
                <w:szCs w:val="24"/>
                <w:lang w:val="sr-Cyrl-RS"/>
              </w:rPr>
              <w:t>свич</w:t>
            </w:r>
            <w:proofErr w:type="spellEnd"/>
            <w:r w:rsidRPr="00480820">
              <w:rPr>
                <w:sz w:val="24"/>
                <w:szCs w:val="24"/>
                <w:lang w:val="sr-Cyrl-RS"/>
              </w:rPr>
              <w:t xml:space="preserve">, </w:t>
            </w:r>
            <w:proofErr w:type="spellStart"/>
            <w:r w:rsidRPr="00480820">
              <w:rPr>
                <w:sz w:val="24"/>
                <w:szCs w:val="24"/>
                <w:lang w:val="sr-Cyrl-RS"/>
              </w:rPr>
              <w:t>ру</w:t>
            </w:r>
            <w:proofErr w:type="spellEnd"/>
            <w:r w:rsidR="0037767B" w:rsidRPr="00480820">
              <w:rPr>
                <w:sz w:val="24"/>
                <w:szCs w:val="24"/>
                <w:lang w:val="sr-Cyrl-RS"/>
              </w:rPr>
              <w:t>-</w:t>
            </w:r>
            <w:r w:rsidRPr="00480820">
              <w:rPr>
                <w:sz w:val="24"/>
                <w:szCs w:val="24"/>
                <w:lang w:val="sr-Cyrl-RS"/>
              </w:rPr>
              <w:t xml:space="preserve">тер. </w:t>
            </w:r>
            <w:proofErr w:type="spellStart"/>
            <w:r w:rsidRPr="00480820">
              <w:rPr>
                <w:sz w:val="24"/>
                <w:szCs w:val="24"/>
                <w:lang w:val="sr-Cyrl-RS"/>
              </w:rPr>
              <w:t>Подлежан</w:t>
            </w:r>
            <w:proofErr w:type="spellEnd"/>
            <w:r w:rsidRPr="00480820">
              <w:rPr>
                <w:sz w:val="24"/>
                <w:szCs w:val="24"/>
                <w:lang w:val="sr-Cyrl-RS"/>
              </w:rPr>
              <w:t xml:space="preserve"> мре</w:t>
            </w:r>
            <w:r w:rsidR="0037767B" w:rsidRPr="00480820">
              <w:rPr>
                <w:sz w:val="24"/>
                <w:szCs w:val="24"/>
                <w:lang w:val="sr-Cyrl-RS"/>
              </w:rPr>
              <w:t>-</w:t>
            </w:r>
            <w:proofErr w:type="spellStart"/>
            <w:r w:rsidRPr="00480820">
              <w:rPr>
                <w:sz w:val="24"/>
                <w:szCs w:val="24"/>
                <w:lang w:val="sr-Cyrl-RS"/>
              </w:rPr>
              <w:t>жним</w:t>
            </w:r>
            <w:proofErr w:type="spellEnd"/>
            <w:r w:rsidRPr="00480820">
              <w:rPr>
                <w:sz w:val="24"/>
                <w:szCs w:val="24"/>
                <w:lang w:val="sr-Cyrl-RS"/>
              </w:rPr>
              <w:t xml:space="preserve"> проблемима</w:t>
            </w:r>
          </w:p>
        </w:tc>
      </w:tr>
      <w:tr w:rsidR="0042036C" w:rsidRPr="00480820" w14:paraId="20924928" w14:textId="77777777" w:rsidTr="0042036C">
        <w:trPr>
          <w:trHeight w:val="1364"/>
        </w:trPr>
        <w:tc>
          <w:tcPr>
            <w:tcW w:w="2261" w:type="dxa"/>
          </w:tcPr>
          <w:p w14:paraId="42AD2A11" w14:textId="75281D3B" w:rsidR="0042036C" w:rsidRPr="00480820" w:rsidRDefault="006B1886" w:rsidP="0037767B">
            <w:pPr>
              <w:jc w:val="center"/>
              <w:rPr>
                <w:sz w:val="24"/>
                <w:szCs w:val="24"/>
                <w:lang w:val="sr-Cyrl-RS"/>
              </w:rPr>
            </w:pPr>
            <w:r w:rsidRPr="00480820">
              <w:rPr>
                <w:sz w:val="24"/>
                <w:szCs w:val="24"/>
                <w:lang w:val="sr-Cyrl-RS"/>
              </w:rPr>
              <w:t>Блутут</w:t>
            </w:r>
          </w:p>
          <w:p w14:paraId="0B945F91" w14:textId="5BEE5DB3" w:rsidR="00782116" w:rsidRPr="00480820" w:rsidRDefault="00782116" w:rsidP="006B1886">
            <w:pPr>
              <w:jc w:val="center"/>
              <w:rPr>
                <w:sz w:val="24"/>
                <w:szCs w:val="24"/>
                <w:lang w:val="sr-Cyrl-RS"/>
              </w:rPr>
            </w:pPr>
            <w:r w:rsidRPr="00480820">
              <w:rPr>
                <w:sz w:val="24"/>
                <w:szCs w:val="24"/>
                <w:lang w:val="sr-Cyrl-RS"/>
              </w:rPr>
              <w:t>(Bluetooth)</w:t>
            </w:r>
          </w:p>
          <w:p w14:paraId="0F018AF5" w14:textId="0973FABD" w:rsidR="006B1886" w:rsidRPr="00480820" w:rsidRDefault="006B1886" w:rsidP="006B1886">
            <w:pPr>
              <w:jc w:val="center"/>
              <w:rPr>
                <w:sz w:val="24"/>
                <w:szCs w:val="24"/>
                <w:lang w:val="sr-Cyrl-RS"/>
              </w:rPr>
            </w:pPr>
            <w:r w:rsidRPr="00480820">
              <w:rPr>
                <w:sz w:val="24"/>
                <w:szCs w:val="24"/>
                <w:lang w:val="sr-Cyrl-RS"/>
              </w:rPr>
              <w:t>комуникација</w:t>
            </w:r>
          </w:p>
        </w:tc>
        <w:tc>
          <w:tcPr>
            <w:tcW w:w="2261" w:type="dxa"/>
          </w:tcPr>
          <w:p w14:paraId="10960DAD" w14:textId="5E6939D8" w:rsidR="00903301" w:rsidRPr="00480820" w:rsidRDefault="00903301" w:rsidP="00903301">
            <w:pPr>
              <w:jc w:val="center"/>
              <w:rPr>
                <w:sz w:val="24"/>
                <w:szCs w:val="24"/>
                <w:lang w:val="sr-Cyrl-RS"/>
              </w:rPr>
            </w:pPr>
            <w:r w:rsidRPr="00480820">
              <w:rPr>
                <w:sz w:val="24"/>
                <w:szCs w:val="24"/>
                <w:lang w:val="sr-Cyrl-RS"/>
              </w:rPr>
              <w:t>Блутут</w:t>
            </w:r>
            <w:r w:rsidR="00E63885" w:rsidRPr="00480820">
              <w:rPr>
                <w:sz w:val="24"/>
                <w:szCs w:val="24"/>
                <w:lang w:val="sr-Cyrl-RS"/>
              </w:rPr>
              <w:t xml:space="preserve"> </w:t>
            </w:r>
            <w:r w:rsidRPr="00480820">
              <w:rPr>
                <w:sz w:val="24"/>
                <w:szCs w:val="24"/>
                <w:lang w:val="sr-Cyrl-RS"/>
              </w:rPr>
              <w:t xml:space="preserve">(Bluetooth </w:t>
            </w:r>
            <w:proofErr w:type="spellStart"/>
            <w:r w:rsidRPr="00480820">
              <w:rPr>
                <w:sz w:val="24"/>
                <w:szCs w:val="24"/>
                <w:lang w:val="sr-Cyrl-RS"/>
              </w:rPr>
              <w:t>Classic</w:t>
            </w:r>
            <w:proofErr w:type="spellEnd"/>
            <w:r w:rsidRPr="00480820">
              <w:rPr>
                <w:sz w:val="24"/>
                <w:szCs w:val="24"/>
                <w:lang w:val="sr-Cyrl-RS"/>
              </w:rPr>
              <w:t xml:space="preserve">), </w:t>
            </w:r>
            <w:r w:rsidR="00A1163F" w:rsidRPr="00480820">
              <w:rPr>
                <w:sz w:val="24"/>
                <w:szCs w:val="24"/>
                <w:lang w:val="sr-Cyrl-RS"/>
              </w:rPr>
              <w:t xml:space="preserve">(Bluetooth </w:t>
            </w:r>
            <w:proofErr w:type="spellStart"/>
            <w:r w:rsidR="00A1163F" w:rsidRPr="00480820">
              <w:rPr>
                <w:sz w:val="24"/>
                <w:szCs w:val="24"/>
                <w:lang w:val="sr-Cyrl-RS"/>
              </w:rPr>
              <w:t>Low</w:t>
            </w:r>
            <w:proofErr w:type="spellEnd"/>
            <w:r w:rsidR="00A1163F" w:rsidRPr="00480820">
              <w:rPr>
                <w:sz w:val="24"/>
                <w:szCs w:val="24"/>
                <w:lang w:val="sr-Cyrl-RS"/>
              </w:rPr>
              <w:t xml:space="preserve"> </w:t>
            </w:r>
            <w:proofErr w:type="spellStart"/>
            <w:r w:rsidR="00A1163F" w:rsidRPr="00480820">
              <w:rPr>
                <w:sz w:val="24"/>
                <w:szCs w:val="24"/>
                <w:lang w:val="sr-Cyrl-RS"/>
              </w:rPr>
              <w:t>Energy</w:t>
            </w:r>
            <w:proofErr w:type="spellEnd"/>
            <w:r w:rsidR="00A1163F" w:rsidRPr="00480820">
              <w:rPr>
                <w:sz w:val="24"/>
                <w:szCs w:val="24"/>
                <w:lang w:val="sr-Cyrl-RS"/>
              </w:rPr>
              <w:t>)</w:t>
            </w:r>
          </w:p>
          <w:p w14:paraId="22ED847B" w14:textId="77777777" w:rsidR="00903301" w:rsidRPr="00480820" w:rsidRDefault="00903301" w:rsidP="00903301">
            <w:pPr>
              <w:jc w:val="center"/>
              <w:rPr>
                <w:sz w:val="24"/>
                <w:szCs w:val="24"/>
                <w:lang w:val="sr-Cyrl-RS"/>
              </w:rPr>
            </w:pPr>
          </w:p>
          <w:p w14:paraId="493CA0DC" w14:textId="77777777" w:rsidR="0042036C" w:rsidRPr="00480820" w:rsidRDefault="0042036C" w:rsidP="00BC4966">
            <w:pPr>
              <w:rPr>
                <w:sz w:val="24"/>
                <w:szCs w:val="24"/>
                <w:lang w:val="sr-Cyrl-RS"/>
              </w:rPr>
            </w:pPr>
          </w:p>
        </w:tc>
        <w:tc>
          <w:tcPr>
            <w:tcW w:w="2262" w:type="dxa"/>
          </w:tcPr>
          <w:p w14:paraId="35F3F92E" w14:textId="3E5305C0" w:rsidR="0042036C" w:rsidRPr="00480820" w:rsidRDefault="00417520" w:rsidP="00417520">
            <w:pPr>
              <w:jc w:val="center"/>
              <w:rPr>
                <w:sz w:val="24"/>
                <w:szCs w:val="24"/>
                <w:lang w:val="sr-Cyrl-RS"/>
              </w:rPr>
            </w:pPr>
            <w:r w:rsidRPr="00480820">
              <w:rPr>
                <w:sz w:val="24"/>
                <w:szCs w:val="24"/>
                <w:lang w:val="sr-Cyrl-RS"/>
              </w:rPr>
              <w:t>Мали утрошак енергија и једноставна имплементација</w:t>
            </w:r>
          </w:p>
        </w:tc>
        <w:tc>
          <w:tcPr>
            <w:tcW w:w="2262" w:type="dxa"/>
          </w:tcPr>
          <w:p w14:paraId="6BAB2AB5" w14:textId="2F8FC734" w:rsidR="0042036C" w:rsidRPr="00480820" w:rsidRDefault="00A5346D" w:rsidP="00BC4966">
            <w:pPr>
              <w:rPr>
                <w:sz w:val="24"/>
                <w:szCs w:val="24"/>
                <w:lang w:val="sr-Cyrl-RS"/>
              </w:rPr>
            </w:pPr>
            <w:r w:rsidRPr="00480820">
              <w:rPr>
                <w:sz w:val="24"/>
                <w:szCs w:val="24"/>
                <w:lang w:val="sr-Cyrl-RS"/>
              </w:rPr>
              <w:t xml:space="preserve">Ограничен </w:t>
            </w:r>
            <w:proofErr w:type="spellStart"/>
            <w:r w:rsidRPr="00480820">
              <w:rPr>
                <w:sz w:val="24"/>
                <w:szCs w:val="24"/>
                <w:lang w:val="sr-Cyrl-RS"/>
              </w:rPr>
              <w:t>домат</w:t>
            </w:r>
            <w:proofErr w:type="spellEnd"/>
            <w:r w:rsidRPr="00480820">
              <w:rPr>
                <w:sz w:val="24"/>
                <w:szCs w:val="24"/>
                <w:lang w:val="sr-Cyrl-RS"/>
              </w:rPr>
              <w:t>, може вити подле-</w:t>
            </w:r>
            <w:proofErr w:type="spellStart"/>
            <w:r w:rsidRPr="00480820">
              <w:rPr>
                <w:sz w:val="24"/>
                <w:szCs w:val="24"/>
                <w:lang w:val="sr-Cyrl-RS"/>
              </w:rPr>
              <w:t>жан</w:t>
            </w:r>
            <w:proofErr w:type="spellEnd"/>
            <w:r w:rsidRPr="00480820">
              <w:rPr>
                <w:sz w:val="24"/>
                <w:szCs w:val="24"/>
                <w:lang w:val="sr-Cyrl-RS"/>
              </w:rPr>
              <w:t xml:space="preserve"> сметњама од других </w:t>
            </w:r>
            <w:proofErr w:type="spellStart"/>
            <w:r w:rsidRPr="00480820">
              <w:rPr>
                <w:sz w:val="24"/>
                <w:szCs w:val="24"/>
                <w:lang w:val="sr-Cyrl-RS"/>
              </w:rPr>
              <w:t>бежизних</w:t>
            </w:r>
            <w:proofErr w:type="spellEnd"/>
            <w:r w:rsidRPr="00480820">
              <w:rPr>
                <w:sz w:val="24"/>
                <w:szCs w:val="24"/>
                <w:lang w:val="sr-Cyrl-RS"/>
              </w:rPr>
              <w:t xml:space="preserve"> уређаја</w:t>
            </w:r>
          </w:p>
        </w:tc>
      </w:tr>
      <w:tr w:rsidR="0042036C" w:rsidRPr="00480820" w14:paraId="321E0ECA" w14:textId="77777777" w:rsidTr="0042036C">
        <w:trPr>
          <w:trHeight w:val="1364"/>
        </w:trPr>
        <w:tc>
          <w:tcPr>
            <w:tcW w:w="2261" w:type="dxa"/>
          </w:tcPr>
          <w:p w14:paraId="3FA0843B" w14:textId="5F5B888F" w:rsidR="00782116" w:rsidRPr="00480820" w:rsidRDefault="00DB4511" w:rsidP="0037767B">
            <w:pPr>
              <w:jc w:val="center"/>
              <w:rPr>
                <w:sz w:val="24"/>
                <w:szCs w:val="24"/>
                <w:lang w:val="sr-Cyrl-RS"/>
              </w:rPr>
            </w:pPr>
            <w:proofErr w:type="spellStart"/>
            <w:r w:rsidRPr="00480820">
              <w:rPr>
                <w:sz w:val="24"/>
                <w:szCs w:val="24"/>
                <w:lang w:val="sr-Cyrl-RS"/>
              </w:rPr>
              <w:t>Зигби</w:t>
            </w:r>
            <w:proofErr w:type="spellEnd"/>
          </w:p>
          <w:p w14:paraId="24186B76" w14:textId="77777777" w:rsidR="00DB4511" w:rsidRPr="00480820" w:rsidRDefault="00DB4511" w:rsidP="00DB4511">
            <w:pPr>
              <w:jc w:val="center"/>
              <w:rPr>
                <w:sz w:val="24"/>
                <w:szCs w:val="24"/>
                <w:lang w:val="sr-Cyrl-RS"/>
              </w:rPr>
            </w:pPr>
            <w:r w:rsidRPr="00480820">
              <w:rPr>
                <w:sz w:val="24"/>
                <w:szCs w:val="24"/>
                <w:lang w:val="sr-Cyrl-RS"/>
              </w:rPr>
              <w:t>(</w:t>
            </w:r>
            <w:proofErr w:type="spellStart"/>
            <w:r w:rsidRPr="00480820">
              <w:rPr>
                <w:sz w:val="24"/>
                <w:szCs w:val="24"/>
                <w:lang w:val="sr-Cyrl-RS"/>
              </w:rPr>
              <w:t>Zigbee</w:t>
            </w:r>
            <w:proofErr w:type="spellEnd"/>
            <w:r w:rsidRPr="00480820">
              <w:rPr>
                <w:sz w:val="24"/>
                <w:szCs w:val="24"/>
                <w:lang w:val="sr-Cyrl-RS"/>
              </w:rPr>
              <w:t>)</w:t>
            </w:r>
          </w:p>
          <w:p w14:paraId="270D507C" w14:textId="4026F92A"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3C911332" w14:textId="169A404D" w:rsidR="00E60A12" w:rsidRPr="00480820" w:rsidRDefault="00E60A12" w:rsidP="00E60A12">
            <w:pPr>
              <w:jc w:val="center"/>
              <w:rPr>
                <w:sz w:val="24"/>
                <w:szCs w:val="24"/>
                <w:lang w:val="sr-Cyrl-RS"/>
              </w:rPr>
            </w:pPr>
            <w:proofErr w:type="spellStart"/>
            <w:r w:rsidRPr="00480820">
              <w:rPr>
                <w:sz w:val="24"/>
                <w:szCs w:val="24"/>
                <w:lang w:val="sr-Cyrl-RS"/>
              </w:rPr>
              <w:t>Зигби</w:t>
            </w:r>
            <w:proofErr w:type="spellEnd"/>
            <w:r w:rsidR="00E63885" w:rsidRPr="00480820">
              <w:rPr>
                <w:sz w:val="24"/>
                <w:szCs w:val="24"/>
                <w:lang w:val="sr-Cyrl-RS"/>
              </w:rPr>
              <w:t xml:space="preserve"> </w:t>
            </w:r>
            <w:r w:rsidRPr="00480820">
              <w:rPr>
                <w:sz w:val="24"/>
                <w:szCs w:val="24"/>
                <w:lang w:val="sr-Cyrl-RS"/>
              </w:rPr>
              <w:t>(</w:t>
            </w:r>
            <w:proofErr w:type="spellStart"/>
            <w:r w:rsidRPr="00480820">
              <w:rPr>
                <w:sz w:val="24"/>
                <w:szCs w:val="24"/>
                <w:lang w:val="sr-Cyrl-RS"/>
              </w:rPr>
              <w:t>Zigbee</w:t>
            </w:r>
            <w:proofErr w:type="spellEnd"/>
            <w:r w:rsidRPr="00480820">
              <w:rPr>
                <w:sz w:val="24"/>
                <w:szCs w:val="24"/>
                <w:lang w:val="sr-Cyrl-RS"/>
              </w:rPr>
              <w:t>),</w:t>
            </w:r>
          </w:p>
          <w:p w14:paraId="44D56D6D" w14:textId="65813A1A" w:rsidR="0042036C" w:rsidRPr="00480820" w:rsidRDefault="00E60A12" w:rsidP="00E60A12">
            <w:pPr>
              <w:jc w:val="center"/>
              <w:rPr>
                <w:sz w:val="24"/>
                <w:szCs w:val="24"/>
                <w:lang w:val="sr-Cyrl-RS"/>
              </w:rPr>
            </w:pPr>
            <w:proofErr w:type="spellStart"/>
            <w:r w:rsidRPr="00480820">
              <w:rPr>
                <w:sz w:val="24"/>
                <w:szCs w:val="24"/>
                <w:lang w:val="sr-Cyrl-RS"/>
              </w:rPr>
              <w:t>Тред</w:t>
            </w:r>
            <w:proofErr w:type="spellEnd"/>
            <w:r w:rsidR="00E63885" w:rsidRPr="00480820">
              <w:rPr>
                <w:sz w:val="24"/>
                <w:szCs w:val="24"/>
                <w:lang w:val="sr-Cyrl-RS"/>
              </w:rPr>
              <w:t xml:space="preserve"> </w:t>
            </w:r>
            <w:r w:rsidRPr="00480820">
              <w:rPr>
                <w:sz w:val="24"/>
                <w:szCs w:val="24"/>
                <w:lang w:val="sr-Cyrl-RS"/>
              </w:rPr>
              <w:t>(</w:t>
            </w:r>
            <w:proofErr w:type="spellStart"/>
            <w:r w:rsidRPr="00480820">
              <w:rPr>
                <w:sz w:val="24"/>
                <w:szCs w:val="24"/>
                <w:lang w:val="sr-Cyrl-RS"/>
              </w:rPr>
              <w:t>Thread</w:t>
            </w:r>
            <w:proofErr w:type="spellEnd"/>
            <w:r w:rsidRPr="00480820">
              <w:rPr>
                <w:sz w:val="24"/>
                <w:szCs w:val="24"/>
                <w:lang w:val="sr-Cyrl-RS"/>
              </w:rPr>
              <w:t>)</w:t>
            </w:r>
          </w:p>
        </w:tc>
        <w:tc>
          <w:tcPr>
            <w:tcW w:w="2262" w:type="dxa"/>
          </w:tcPr>
          <w:p w14:paraId="4AD3DA45" w14:textId="536CEA26" w:rsidR="0042036C" w:rsidRPr="00480820" w:rsidRDefault="008D6DB7" w:rsidP="008D6DB7">
            <w:pPr>
              <w:jc w:val="center"/>
              <w:rPr>
                <w:sz w:val="24"/>
                <w:szCs w:val="24"/>
                <w:lang w:val="sr-Cyrl-RS"/>
              </w:rPr>
            </w:pPr>
            <w:r w:rsidRPr="00480820">
              <w:rPr>
                <w:sz w:val="24"/>
                <w:szCs w:val="24"/>
                <w:lang w:val="sr-Cyrl-RS"/>
              </w:rPr>
              <w:t>Мала потрошња енергије, сигурност, (</w:t>
            </w:r>
            <w:proofErr w:type="spellStart"/>
            <w:r w:rsidRPr="00480820">
              <w:rPr>
                <w:sz w:val="24"/>
                <w:szCs w:val="24"/>
                <w:lang w:val="sr-Cyrl-RS"/>
              </w:rPr>
              <w:t>mesh</w:t>
            </w:r>
            <w:proofErr w:type="spellEnd"/>
            <w:r w:rsidRPr="00480820">
              <w:rPr>
                <w:sz w:val="24"/>
                <w:szCs w:val="24"/>
                <w:lang w:val="sr-Cyrl-RS"/>
              </w:rPr>
              <w:t xml:space="preserve"> </w:t>
            </w:r>
            <w:proofErr w:type="spellStart"/>
            <w:r w:rsidRPr="00480820">
              <w:rPr>
                <w:sz w:val="24"/>
                <w:szCs w:val="24"/>
                <w:lang w:val="sr-Cyrl-RS"/>
              </w:rPr>
              <w:t>networking</w:t>
            </w:r>
            <w:proofErr w:type="spellEnd"/>
            <w:r w:rsidRPr="00480820">
              <w:rPr>
                <w:sz w:val="24"/>
                <w:szCs w:val="24"/>
                <w:lang w:val="sr-Cyrl-RS"/>
              </w:rPr>
              <w:t>)</w:t>
            </w:r>
          </w:p>
        </w:tc>
        <w:tc>
          <w:tcPr>
            <w:tcW w:w="2262" w:type="dxa"/>
          </w:tcPr>
          <w:p w14:paraId="3C696395" w14:textId="539F3E0D" w:rsidR="0042036C" w:rsidRPr="00480820" w:rsidRDefault="00E12311" w:rsidP="008D4032">
            <w:pPr>
              <w:rPr>
                <w:sz w:val="24"/>
                <w:szCs w:val="24"/>
                <w:lang w:val="sr-Cyrl-RS"/>
              </w:rPr>
            </w:pPr>
            <w:r w:rsidRPr="00480820">
              <w:rPr>
                <w:sz w:val="24"/>
                <w:szCs w:val="24"/>
                <w:lang w:val="sr-Cyrl-RS"/>
              </w:rPr>
              <w:t>Ограничен проток, домет, и број уређаја који могу бити на једној мрежи</w:t>
            </w:r>
          </w:p>
        </w:tc>
      </w:tr>
      <w:tr w:rsidR="0042036C" w:rsidRPr="00480820" w14:paraId="48BCF24B" w14:textId="77777777" w:rsidTr="0042036C">
        <w:trPr>
          <w:trHeight w:val="1364"/>
        </w:trPr>
        <w:tc>
          <w:tcPr>
            <w:tcW w:w="2261" w:type="dxa"/>
          </w:tcPr>
          <w:p w14:paraId="5244C4BA" w14:textId="20A82C56" w:rsidR="0042036C" w:rsidRPr="00480820" w:rsidRDefault="00DB4511" w:rsidP="0037767B">
            <w:pPr>
              <w:jc w:val="center"/>
              <w:rPr>
                <w:sz w:val="24"/>
                <w:szCs w:val="24"/>
                <w:lang w:val="sr-Cyrl-RS"/>
              </w:rPr>
            </w:pPr>
            <w:r w:rsidRPr="00480820">
              <w:rPr>
                <w:sz w:val="24"/>
                <w:szCs w:val="24"/>
                <w:lang w:val="sr-Cyrl-RS"/>
              </w:rPr>
              <w:t>Вај-</w:t>
            </w:r>
            <w:proofErr w:type="spellStart"/>
            <w:r w:rsidRPr="00480820">
              <w:rPr>
                <w:sz w:val="24"/>
                <w:szCs w:val="24"/>
                <w:lang w:val="sr-Cyrl-RS"/>
              </w:rPr>
              <w:t>фај</w:t>
            </w:r>
            <w:proofErr w:type="spellEnd"/>
          </w:p>
          <w:p w14:paraId="67397385" w14:textId="77777777" w:rsidR="00DB4511" w:rsidRPr="00480820" w:rsidRDefault="00DB4511" w:rsidP="00DB4511">
            <w:pPr>
              <w:jc w:val="center"/>
              <w:rPr>
                <w:sz w:val="24"/>
                <w:szCs w:val="24"/>
                <w:lang w:val="sr-Cyrl-RS"/>
              </w:rPr>
            </w:pPr>
            <w:r w:rsidRPr="00480820">
              <w:rPr>
                <w:sz w:val="24"/>
                <w:szCs w:val="24"/>
                <w:lang w:val="sr-Cyrl-RS"/>
              </w:rPr>
              <w:t>(</w:t>
            </w:r>
            <w:proofErr w:type="spellStart"/>
            <w:r w:rsidRPr="00480820">
              <w:rPr>
                <w:sz w:val="24"/>
                <w:szCs w:val="24"/>
                <w:lang w:val="sr-Cyrl-RS"/>
              </w:rPr>
              <w:t>Wi-Fi</w:t>
            </w:r>
            <w:proofErr w:type="spellEnd"/>
            <w:r w:rsidRPr="00480820">
              <w:rPr>
                <w:sz w:val="24"/>
                <w:szCs w:val="24"/>
                <w:lang w:val="sr-Cyrl-RS"/>
              </w:rPr>
              <w:t>)</w:t>
            </w:r>
          </w:p>
          <w:p w14:paraId="462A360C" w14:textId="0CD1847C" w:rsidR="00DB4511" w:rsidRPr="00480820" w:rsidRDefault="00DB4511" w:rsidP="00DB4511">
            <w:pPr>
              <w:jc w:val="center"/>
              <w:rPr>
                <w:sz w:val="24"/>
                <w:szCs w:val="24"/>
                <w:lang w:val="sr-Cyrl-RS"/>
              </w:rPr>
            </w:pPr>
            <w:r w:rsidRPr="00480820">
              <w:rPr>
                <w:sz w:val="24"/>
                <w:szCs w:val="24"/>
                <w:lang w:val="sr-Cyrl-RS"/>
              </w:rPr>
              <w:t>комуникација</w:t>
            </w:r>
          </w:p>
        </w:tc>
        <w:tc>
          <w:tcPr>
            <w:tcW w:w="2261" w:type="dxa"/>
          </w:tcPr>
          <w:p w14:paraId="1A2D58C0" w14:textId="77777777" w:rsidR="005A727A" w:rsidRPr="00480820" w:rsidRDefault="005A727A" w:rsidP="005A727A">
            <w:pPr>
              <w:jc w:val="center"/>
              <w:rPr>
                <w:sz w:val="24"/>
                <w:szCs w:val="24"/>
                <w:lang w:val="sr-Cyrl-RS"/>
              </w:rPr>
            </w:pPr>
            <w:r w:rsidRPr="00480820">
              <w:rPr>
                <w:sz w:val="24"/>
                <w:szCs w:val="24"/>
                <w:lang w:val="sr-Cyrl-RS"/>
              </w:rPr>
              <w:t>Вај-</w:t>
            </w:r>
            <w:proofErr w:type="spellStart"/>
            <w:r w:rsidRPr="00480820">
              <w:rPr>
                <w:sz w:val="24"/>
                <w:szCs w:val="24"/>
                <w:lang w:val="sr-Cyrl-RS"/>
              </w:rPr>
              <w:t>фај</w:t>
            </w:r>
            <w:proofErr w:type="spellEnd"/>
          </w:p>
          <w:p w14:paraId="58B27160" w14:textId="669DF365" w:rsidR="005A727A" w:rsidRPr="00480820" w:rsidRDefault="005A727A" w:rsidP="005A727A">
            <w:pPr>
              <w:jc w:val="center"/>
              <w:rPr>
                <w:sz w:val="24"/>
                <w:szCs w:val="24"/>
                <w:lang w:val="sr-Cyrl-RS"/>
              </w:rPr>
            </w:pPr>
            <w:r w:rsidRPr="00480820">
              <w:rPr>
                <w:sz w:val="24"/>
                <w:szCs w:val="24"/>
                <w:lang w:val="sr-Cyrl-RS"/>
              </w:rPr>
              <w:t>(</w:t>
            </w:r>
            <w:proofErr w:type="spellStart"/>
            <w:r w:rsidRPr="00480820">
              <w:rPr>
                <w:sz w:val="24"/>
                <w:szCs w:val="24"/>
                <w:lang w:val="sr-Cyrl-RS"/>
              </w:rPr>
              <w:t>Wi-Fi</w:t>
            </w:r>
            <w:proofErr w:type="spellEnd"/>
            <w:r w:rsidRPr="00480820">
              <w:rPr>
                <w:sz w:val="24"/>
                <w:szCs w:val="24"/>
                <w:lang w:val="sr-Cyrl-RS"/>
              </w:rPr>
              <w:t>), ТЦП/ИП (TCP/IP)</w:t>
            </w:r>
          </w:p>
          <w:p w14:paraId="5C683BF4" w14:textId="38BF33A7" w:rsidR="0042036C" w:rsidRPr="00480820" w:rsidRDefault="0042036C" w:rsidP="00BC4966">
            <w:pPr>
              <w:rPr>
                <w:sz w:val="24"/>
                <w:szCs w:val="24"/>
                <w:lang w:val="sr-Cyrl-RS"/>
              </w:rPr>
            </w:pPr>
          </w:p>
        </w:tc>
        <w:tc>
          <w:tcPr>
            <w:tcW w:w="2262" w:type="dxa"/>
          </w:tcPr>
          <w:p w14:paraId="25D0F86D" w14:textId="13291B4F" w:rsidR="0042036C" w:rsidRPr="00480820" w:rsidRDefault="0063460E" w:rsidP="00A735D8">
            <w:pPr>
              <w:jc w:val="center"/>
              <w:rPr>
                <w:sz w:val="24"/>
                <w:szCs w:val="24"/>
                <w:lang w:val="sr-Cyrl-RS"/>
              </w:rPr>
            </w:pPr>
            <w:r w:rsidRPr="00480820">
              <w:rPr>
                <w:sz w:val="24"/>
                <w:szCs w:val="24"/>
                <w:lang w:val="sr-Cyrl-RS"/>
              </w:rPr>
              <w:t>Велика брзина, велики проток, велики домет и лакоћа употребе</w:t>
            </w:r>
          </w:p>
        </w:tc>
        <w:tc>
          <w:tcPr>
            <w:tcW w:w="2262" w:type="dxa"/>
          </w:tcPr>
          <w:p w14:paraId="5CD73FF1" w14:textId="596C0B95" w:rsidR="0042036C" w:rsidRPr="00480820" w:rsidRDefault="0018238F" w:rsidP="00BC4966">
            <w:pPr>
              <w:rPr>
                <w:sz w:val="24"/>
                <w:szCs w:val="24"/>
                <w:lang w:val="sr-Cyrl-RS"/>
              </w:rPr>
            </w:pPr>
            <w:r w:rsidRPr="00480820">
              <w:rPr>
                <w:sz w:val="24"/>
                <w:szCs w:val="24"/>
                <w:lang w:val="sr-Cyrl-RS"/>
              </w:rPr>
              <w:t xml:space="preserve">Захтева додатну опрему, </w:t>
            </w:r>
            <w:proofErr w:type="spellStart"/>
            <w:r w:rsidRPr="00480820">
              <w:rPr>
                <w:sz w:val="24"/>
                <w:szCs w:val="24"/>
                <w:lang w:val="sr-Cyrl-RS"/>
              </w:rPr>
              <w:t>подлежан</w:t>
            </w:r>
            <w:proofErr w:type="spellEnd"/>
            <w:r w:rsidRPr="00480820">
              <w:rPr>
                <w:sz w:val="24"/>
                <w:szCs w:val="24"/>
                <w:lang w:val="sr-Cyrl-RS"/>
              </w:rPr>
              <w:t xml:space="preserve"> </w:t>
            </w:r>
            <w:proofErr w:type="spellStart"/>
            <w:r w:rsidRPr="00480820">
              <w:rPr>
                <w:sz w:val="24"/>
                <w:szCs w:val="24"/>
                <w:lang w:val="sr-Cyrl-RS"/>
              </w:rPr>
              <w:t>интерфернецији</w:t>
            </w:r>
            <w:proofErr w:type="spellEnd"/>
          </w:p>
        </w:tc>
      </w:tr>
    </w:tbl>
    <w:p w14:paraId="6E1DEA09"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480820"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480820"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Pr="00480820" w:rsidRDefault="003760F4" w:rsidP="00E6099A">
      <w:pPr>
        <w:pStyle w:val="Heading4"/>
        <w:numPr>
          <w:ilvl w:val="2"/>
          <w:numId w:val="8"/>
        </w:numPr>
        <w:rPr>
          <w:b w:val="0"/>
          <w:sz w:val="28"/>
          <w:szCs w:val="28"/>
          <w:lang w:val="sr-Cyrl-RS"/>
        </w:rPr>
      </w:pPr>
      <w:r w:rsidRPr="00480820">
        <w:rPr>
          <w:b w:val="0"/>
          <w:sz w:val="28"/>
          <w:szCs w:val="28"/>
          <w:lang w:val="sr-Cyrl-RS"/>
        </w:rPr>
        <w:t>Серијска комуникација</w:t>
      </w:r>
    </w:p>
    <w:p w14:paraId="5D9911A9" w14:textId="77777777" w:rsidR="00CE3423" w:rsidRPr="00480820" w:rsidRDefault="00CE3423" w:rsidP="00CE3423">
      <w:pPr>
        <w:pStyle w:val="Heading4"/>
        <w:ind w:left="1224"/>
        <w:rPr>
          <w:b w:val="0"/>
          <w:sz w:val="28"/>
          <w:szCs w:val="28"/>
          <w:lang w:val="sr-Cyrl-RS"/>
        </w:rPr>
      </w:pPr>
    </w:p>
    <w:p w14:paraId="2E1B9F08" w14:textId="6A29582F" w:rsidR="00EC2C28" w:rsidRPr="00480820" w:rsidRDefault="00AF3C10" w:rsidP="00797E84">
      <w:pPr>
        <w:ind w:firstLine="720"/>
        <w:jc w:val="both"/>
        <w:rPr>
          <w:sz w:val="24"/>
          <w:szCs w:val="24"/>
          <w:lang w:val="sr-Cyrl-RS"/>
        </w:rPr>
      </w:pPr>
      <w:r w:rsidRPr="00480820">
        <w:rPr>
          <w:sz w:val="24"/>
          <w:szCs w:val="24"/>
          <w:lang w:val="sr-Cyrl-RS"/>
        </w:rPr>
        <w:t xml:space="preserve">Серијска </w:t>
      </w:r>
      <w:r w:rsidR="00CE3423" w:rsidRPr="00480820">
        <w:rPr>
          <w:sz w:val="24"/>
          <w:szCs w:val="24"/>
          <w:lang w:val="sr-Cyrl-RS"/>
        </w:rPr>
        <w:t xml:space="preserve">комуникација је витална форма </w:t>
      </w:r>
      <w:proofErr w:type="spellStart"/>
      <w:r w:rsidR="00CE3423" w:rsidRPr="00480820">
        <w:rPr>
          <w:sz w:val="24"/>
          <w:szCs w:val="24"/>
          <w:lang w:val="sr-Cyrl-RS"/>
        </w:rPr>
        <w:t>инвертерске</w:t>
      </w:r>
      <w:proofErr w:type="spellEnd"/>
      <w:r w:rsidR="00CE3423" w:rsidRPr="00480820">
        <w:rPr>
          <w:sz w:val="24"/>
          <w:szCs w:val="24"/>
          <w:lang w:val="sr-Cyrl-RS"/>
        </w:rPr>
        <w:t xml:space="preserve"> комуникације са широком употребом у индустрији.</w:t>
      </w:r>
      <w:r w:rsidR="001D7AA7" w:rsidRPr="00480820">
        <w:rPr>
          <w:sz w:val="24"/>
          <w:szCs w:val="24"/>
          <w:lang w:val="sr-Cyrl-RS"/>
        </w:rPr>
        <w:t xml:space="preserve"> Ова техника </w:t>
      </w:r>
      <w:proofErr w:type="spellStart"/>
      <w:r w:rsidR="001D7AA7" w:rsidRPr="00480820">
        <w:rPr>
          <w:sz w:val="24"/>
          <w:szCs w:val="24"/>
          <w:lang w:val="sr-Cyrl-RS"/>
        </w:rPr>
        <w:t>могућава</w:t>
      </w:r>
      <w:proofErr w:type="spellEnd"/>
      <w:r w:rsidR="001D7AA7" w:rsidRPr="00480820">
        <w:rPr>
          <w:sz w:val="24"/>
          <w:szCs w:val="24"/>
          <w:lang w:val="sr-Cyrl-RS"/>
        </w:rPr>
        <w:t xml:space="preserve"> пренос података узастопно бит по бит у један комуникациони канал.</w:t>
      </w:r>
      <w:r w:rsidR="00797E84" w:rsidRPr="00480820">
        <w:rPr>
          <w:sz w:val="24"/>
          <w:szCs w:val="24"/>
          <w:lang w:val="sr-Cyrl-RS"/>
        </w:rPr>
        <w:t xml:space="preserve"> Популарни пример серијске комуникације укључује РС-232 интерфејс, примарно </w:t>
      </w:r>
      <w:proofErr w:type="spellStart"/>
      <w:r w:rsidR="00797E84" w:rsidRPr="00480820">
        <w:rPr>
          <w:sz w:val="24"/>
          <w:szCs w:val="24"/>
          <w:lang w:val="sr-Cyrl-RS"/>
        </w:rPr>
        <w:t>коршћен</w:t>
      </w:r>
      <w:proofErr w:type="spellEnd"/>
      <w:r w:rsidR="00797E84" w:rsidRPr="00480820">
        <w:rPr>
          <w:sz w:val="24"/>
          <w:szCs w:val="24"/>
          <w:lang w:val="sr-Cyrl-RS"/>
        </w:rPr>
        <w:t xml:space="preserve"> за рачунар-уређај </w:t>
      </w:r>
      <w:proofErr w:type="spellStart"/>
      <w:r w:rsidR="00797E84" w:rsidRPr="00480820">
        <w:rPr>
          <w:sz w:val="24"/>
          <w:szCs w:val="24"/>
          <w:lang w:val="sr-Cyrl-RS"/>
        </w:rPr>
        <w:t>комуникациу</w:t>
      </w:r>
      <w:proofErr w:type="spellEnd"/>
      <w:r w:rsidR="00797E84" w:rsidRPr="00480820">
        <w:rPr>
          <w:sz w:val="24"/>
          <w:szCs w:val="24"/>
          <w:lang w:val="sr-Cyrl-RS"/>
        </w:rPr>
        <w:t xml:space="preserve">, и РС-485 интерфејс ког одликује већа издржљивост, </w:t>
      </w:r>
      <w:proofErr w:type="spellStart"/>
      <w:r w:rsidR="00797E84" w:rsidRPr="00480820">
        <w:rPr>
          <w:sz w:val="24"/>
          <w:szCs w:val="24"/>
          <w:lang w:val="sr-Cyrl-RS"/>
        </w:rPr>
        <w:t>најчешче</w:t>
      </w:r>
      <w:proofErr w:type="spellEnd"/>
      <w:r w:rsidR="00797E84" w:rsidRPr="00480820">
        <w:rPr>
          <w:sz w:val="24"/>
          <w:szCs w:val="24"/>
          <w:lang w:val="sr-Cyrl-RS"/>
        </w:rPr>
        <w:t xml:space="preserve"> коришћен у индустријској контроли и </w:t>
      </w:r>
      <w:proofErr w:type="spellStart"/>
      <w:r w:rsidR="00797E84" w:rsidRPr="00480820">
        <w:rPr>
          <w:sz w:val="24"/>
          <w:szCs w:val="24"/>
          <w:lang w:val="sr-Cyrl-RS"/>
        </w:rPr>
        <w:t>аутоматизационим</w:t>
      </w:r>
      <w:proofErr w:type="spellEnd"/>
      <w:r w:rsidR="00797E84" w:rsidRPr="00480820">
        <w:rPr>
          <w:sz w:val="24"/>
          <w:szCs w:val="24"/>
          <w:lang w:val="sr-Cyrl-RS"/>
        </w:rPr>
        <w:t xml:space="preserve"> системима.</w:t>
      </w:r>
    </w:p>
    <w:p w14:paraId="6FCA1A32" w14:textId="1944F8DB" w:rsidR="00C04231" w:rsidRPr="00480820" w:rsidRDefault="00C04231" w:rsidP="00797E84">
      <w:pPr>
        <w:ind w:firstLine="720"/>
        <w:jc w:val="both"/>
        <w:rPr>
          <w:sz w:val="24"/>
          <w:szCs w:val="24"/>
          <w:lang w:val="sr-Cyrl-RS"/>
        </w:rPr>
      </w:pPr>
    </w:p>
    <w:p w14:paraId="1C4E0F5B" w14:textId="4BEB9977" w:rsidR="00C04231" w:rsidRPr="00480820" w:rsidRDefault="00C04231" w:rsidP="00C04231">
      <w:pPr>
        <w:jc w:val="both"/>
        <w:rPr>
          <w:sz w:val="24"/>
          <w:szCs w:val="24"/>
          <w:lang w:val="sr-Cyrl-RS"/>
        </w:rPr>
      </w:pPr>
      <w:r w:rsidRPr="00480820">
        <w:rPr>
          <w:sz w:val="18"/>
          <w:szCs w:val="18"/>
          <w:lang w:val="sr-Cyrl-R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Pr="00480820" w:rsidRDefault="00D97464" w:rsidP="00797E84">
      <w:pPr>
        <w:ind w:firstLine="720"/>
        <w:jc w:val="both"/>
        <w:rPr>
          <w:sz w:val="24"/>
          <w:szCs w:val="24"/>
          <w:lang w:val="sr-Cyrl-RS"/>
        </w:rPr>
      </w:pPr>
    </w:p>
    <w:p w14:paraId="6C38AFDE" w14:textId="6C6666FD" w:rsidR="00D97464" w:rsidRPr="00480820" w:rsidRDefault="00D97464" w:rsidP="00797E84">
      <w:pPr>
        <w:ind w:firstLine="720"/>
        <w:jc w:val="both"/>
        <w:rPr>
          <w:sz w:val="24"/>
          <w:szCs w:val="24"/>
          <w:lang w:val="sr-Cyrl-RS"/>
        </w:rPr>
      </w:pPr>
      <w:r w:rsidRPr="00480820">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Pr="00480820" w:rsidRDefault="006D2B5B" w:rsidP="00EC2C28">
      <w:pPr>
        <w:rPr>
          <w:sz w:val="24"/>
          <w:szCs w:val="24"/>
          <w:lang w:val="sr-Cyrl-RS"/>
        </w:rPr>
      </w:pPr>
      <w:r w:rsidRPr="00480820">
        <w:rPr>
          <w:sz w:val="24"/>
          <w:szCs w:val="24"/>
          <w:lang w:val="sr-Cyrl-RS"/>
        </w:rPr>
        <w:tab/>
      </w:r>
    </w:p>
    <w:p w14:paraId="28F42816" w14:textId="0CD36AF9" w:rsidR="00CE3423" w:rsidRPr="00480820" w:rsidRDefault="006D2B5B" w:rsidP="00542886">
      <w:pPr>
        <w:jc w:val="both"/>
        <w:rPr>
          <w:sz w:val="24"/>
          <w:szCs w:val="24"/>
          <w:lang w:val="sr-Cyrl-RS"/>
        </w:rPr>
      </w:pPr>
      <w:r w:rsidRPr="00480820">
        <w:rPr>
          <w:sz w:val="24"/>
          <w:szCs w:val="24"/>
          <w:lang w:val="sr-Cyrl-RS"/>
        </w:rPr>
        <w:tab/>
        <w:t>Такође могуће је да постоје ограничења у количини податак који могу бити посла</w:t>
      </w:r>
      <w:r w:rsidR="00542886" w:rsidRPr="00480820">
        <w:rPr>
          <w:sz w:val="24"/>
          <w:szCs w:val="24"/>
          <w:lang w:val="sr-Cyrl-RS"/>
        </w:rPr>
        <w:t>-</w:t>
      </w:r>
      <w:r w:rsidRPr="00480820">
        <w:rPr>
          <w:sz w:val="24"/>
          <w:szCs w:val="24"/>
          <w:lang w:val="sr-Cyrl-RS"/>
        </w:rPr>
        <w:t>ти одједном</w:t>
      </w:r>
      <w:r w:rsidR="00CD7CB8" w:rsidRPr="00480820">
        <w:rPr>
          <w:sz w:val="24"/>
          <w:szCs w:val="24"/>
          <w:lang w:val="sr-Cyrl-RS"/>
        </w:rPr>
        <w:t>.</w:t>
      </w:r>
    </w:p>
    <w:p w14:paraId="165EFA94" w14:textId="77777777" w:rsidR="00CE3423" w:rsidRPr="00480820" w:rsidRDefault="00CE3423" w:rsidP="00EC2C28">
      <w:pPr>
        <w:rPr>
          <w:sz w:val="24"/>
          <w:szCs w:val="24"/>
          <w:lang w:val="sr-Cyrl-RS"/>
        </w:rPr>
      </w:pPr>
    </w:p>
    <w:p w14:paraId="49032120" w14:textId="5E749156"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Паралелна комуникација</w:t>
      </w:r>
    </w:p>
    <w:p w14:paraId="38F87EB0" w14:textId="3020F5BD" w:rsidR="009D3E33" w:rsidRPr="00480820" w:rsidRDefault="009D3E33" w:rsidP="009D3E33">
      <w:pPr>
        <w:rPr>
          <w:lang w:val="sr-Cyrl-RS"/>
        </w:rPr>
      </w:pPr>
    </w:p>
    <w:p w14:paraId="7B80184B" w14:textId="34671434" w:rsidR="009D3E33" w:rsidRPr="00480820" w:rsidRDefault="00542886" w:rsidP="0027586C">
      <w:pPr>
        <w:ind w:firstLine="720"/>
        <w:jc w:val="both"/>
        <w:rPr>
          <w:sz w:val="24"/>
          <w:szCs w:val="24"/>
          <w:lang w:val="sr-Cyrl-RS"/>
        </w:rPr>
      </w:pPr>
      <w:proofErr w:type="spellStart"/>
      <w:r w:rsidRPr="00480820">
        <w:rPr>
          <w:sz w:val="24"/>
          <w:szCs w:val="24"/>
          <w:lang w:val="sr-Cyrl-RS"/>
        </w:rPr>
        <w:t>Пралелна</w:t>
      </w:r>
      <w:proofErr w:type="spellEnd"/>
      <w:r w:rsidRPr="00480820">
        <w:rPr>
          <w:sz w:val="24"/>
          <w:szCs w:val="24"/>
          <w:lang w:val="sr-Cyrl-RS"/>
        </w:rPr>
        <w:t xml:space="preserve"> комуникација, у поређењу са серијском комуникацију омогућава истовремени пренос података кро</w:t>
      </w:r>
      <w:r w:rsidR="0027586C" w:rsidRPr="00480820">
        <w:rPr>
          <w:sz w:val="24"/>
          <w:szCs w:val="24"/>
          <w:lang w:val="sr-Cyrl-RS"/>
        </w:rPr>
        <w:t>з већи број канала истовремено.</w:t>
      </w:r>
    </w:p>
    <w:p w14:paraId="7AAB93E3" w14:textId="6C6A05BA" w:rsidR="00616BA5" w:rsidRPr="00480820" w:rsidRDefault="00616BA5" w:rsidP="00616BA5">
      <w:pPr>
        <w:jc w:val="both"/>
        <w:rPr>
          <w:sz w:val="24"/>
          <w:szCs w:val="24"/>
          <w:lang w:val="sr-Cyrl-RS"/>
        </w:rPr>
      </w:pPr>
    </w:p>
    <w:p w14:paraId="72B625BE" w14:textId="717ED997" w:rsidR="00616BA5" w:rsidRPr="00480820" w:rsidRDefault="00616BA5" w:rsidP="00616BA5">
      <w:pPr>
        <w:jc w:val="both"/>
        <w:rPr>
          <w:sz w:val="24"/>
          <w:szCs w:val="24"/>
          <w:lang w:val="sr-Cyrl-RS"/>
        </w:rPr>
      </w:pPr>
      <w:r w:rsidRPr="00480820">
        <w:rPr>
          <w:sz w:val="18"/>
          <w:szCs w:val="18"/>
          <w:lang w:val="sr-Cyrl-R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Pr="00480820" w:rsidRDefault="00616BA5" w:rsidP="00616BA5">
      <w:pPr>
        <w:jc w:val="both"/>
        <w:rPr>
          <w:sz w:val="24"/>
          <w:szCs w:val="24"/>
          <w:lang w:val="sr-Cyrl-RS"/>
        </w:rPr>
      </w:pPr>
    </w:p>
    <w:p w14:paraId="1E0AA943" w14:textId="77777777" w:rsidR="00616BA5" w:rsidRPr="00480820" w:rsidRDefault="00616BA5" w:rsidP="00616BA5">
      <w:pPr>
        <w:jc w:val="both"/>
        <w:rPr>
          <w:sz w:val="24"/>
          <w:szCs w:val="24"/>
          <w:lang w:val="sr-Cyrl-RS"/>
        </w:rPr>
      </w:pPr>
    </w:p>
    <w:p w14:paraId="5F445639" w14:textId="77777777" w:rsidR="00616BA5" w:rsidRPr="00480820" w:rsidRDefault="00616BA5" w:rsidP="00616BA5">
      <w:pPr>
        <w:jc w:val="both"/>
        <w:rPr>
          <w:sz w:val="24"/>
          <w:szCs w:val="24"/>
          <w:lang w:val="sr-Cyrl-RS"/>
        </w:rPr>
      </w:pPr>
    </w:p>
    <w:p w14:paraId="0DDE0D3E" w14:textId="77777777" w:rsidR="00616BA5" w:rsidRPr="00480820" w:rsidRDefault="00616BA5" w:rsidP="00616BA5">
      <w:pPr>
        <w:jc w:val="both"/>
        <w:rPr>
          <w:sz w:val="24"/>
          <w:szCs w:val="24"/>
          <w:lang w:val="sr-Cyrl-RS"/>
        </w:rPr>
      </w:pPr>
    </w:p>
    <w:p w14:paraId="3DFC9229" w14:textId="77777777" w:rsidR="00616BA5" w:rsidRPr="00480820" w:rsidRDefault="00616BA5" w:rsidP="00616BA5">
      <w:pPr>
        <w:jc w:val="both"/>
        <w:rPr>
          <w:sz w:val="24"/>
          <w:szCs w:val="24"/>
          <w:lang w:val="sr-Cyrl-RS"/>
        </w:rPr>
      </w:pPr>
    </w:p>
    <w:p w14:paraId="53AB082B" w14:textId="77777777" w:rsidR="00616BA5" w:rsidRPr="00480820" w:rsidRDefault="00616BA5" w:rsidP="00616BA5">
      <w:pPr>
        <w:jc w:val="both"/>
        <w:rPr>
          <w:sz w:val="24"/>
          <w:szCs w:val="24"/>
          <w:lang w:val="sr-Cyrl-RS"/>
        </w:rPr>
      </w:pPr>
    </w:p>
    <w:p w14:paraId="3B62F3D3" w14:textId="77777777" w:rsidR="00616BA5" w:rsidRPr="00480820" w:rsidRDefault="00616BA5" w:rsidP="00616BA5">
      <w:pPr>
        <w:jc w:val="both"/>
        <w:rPr>
          <w:sz w:val="24"/>
          <w:szCs w:val="24"/>
          <w:lang w:val="sr-Cyrl-RS"/>
        </w:rPr>
      </w:pPr>
    </w:p>
    <w:p w14:paraId="104BA9A5" w14:textId="77777777" w:rsidR="00616BA5" w:rsidRPr="00480820" w:rsidRDefault="00616BA5" w:rsidP="00616BA5">
      <w:pPr>
        <w:jc w:val="both"/>
        <w:rPr>
          <w:sz w:val="24"/>
          <w:szCs w:val="24"/>
          <w:lang w:val="sr-Cyrl-RS"/>
        </w:rPr>
      </w:pPr>
    </w:p>
    <w:p w14:paraId="46186D23" w14:textId="77777777" w:rsidR="00616BA5" w:rsidRPr="00480820" w:rsidRDefault="00616BA5" w:rsidP="00616BA5">
      <w:pPr>
        <w:jc w:val="both"/>
        <w:rPr>
          <w:sz w:val="24"/>
          <w:szCs w:val="24"/>
          <w:lang w:val="sr-Cyrl-RS"/>
        </w:rPr>
      </w:pPr>
    </w:p>
    <w:p w14:paraId="024DA465" w14:textId="77777777" w:rsidR="00616BA5" w:rsidRPr="00480820" w:rsidRDefault="00616BA5" w:rsidP="00616BA5">
      <w:pPr>
        <w:jc w:val="both"/>
        <w:rPr>
          <w:sz w:val="24"/>
          <w:szCs w:val="24"/>
          <w:lang w:val="sr-Cyrl-RS"/>
        </w:rPr>
      </w:pPr>
    </w:p>
    <w:p w14:paraId="1317A422" w14:textId="77777777" w:rsidR="00616BA5" w:rsidRPr="00480820" w:rsidRDefault="00616BA5" w:rsidP="00616BA5">
      <w:pPr>
        <w:jc w:val="both"/>
        <w:rPr>
          <w:sz w:val="24"/>
          <w:szCs w:val="24"/>
          <w:lang w:val="sr-Cyrl-RS"/>
        </w:rPr>
      </w:pPr>
    </w:p>
    <w:p w14:paraId="1EBE30A2" w14:textId="50A281C8" w:rsidR="00F90235" w:rsidRPr="00480820" w:rsidRDefault="00F90235" w:rsidP="0027586C">
      <w:pPr>
        <w:ind w:firstLine="720"/>
        <w:jc w:val="both"/>
        <w:rPr>
          <w:sz w:val="24"/>
          <w:szCs w:val="24"/>
          <w:lang w:val="sr-Cyrl-RS"/>
        </w:rPr>
      </w:pPr>
      <w:r w:rsidRPr="00480820">
        <w:rPr>
          <w:sz w:val="24"/>
          <w:szCs w:val="24"/>
          <w:lang w:val="sr-Cyrl-RS"/>
        </w:rPr>
        <w:t>Овај приступ се често користи за велику брзину преноса података као што су апликације за обраду слик</w:t>
      </w:r>
      <w:r w:rsidR="00E63885" w:rsidRPr="00480820">
        <w:rPr>
          <w:sz w:val="24"/>
          <w:szCs w:val="24"/>
          <w:lang w:val="sr-Cyrl-RS"/>
        </w:rPr>
        <w:t>а</w:t>
      </w:r>
      <w:r w:rsidRPr="00480820">
        <w:rPr>
          <w:sz w:val="24"/>
          <w:szCs w:val="24"/>
          <w:lang w:val="sr-Cyrl-RS"/>
        </w:rPr>
        <w:t xml:space="preserve"> и видео снимака. </w:t>
      </w:r>
    </w:p>
    <w:p w14:paraId="1D4EE55F" w14:textId="76C235AA" w:rsidR="00F90235" w:rsidRPr="00480820" w:rsidRDefault="00F90235" w:rsidP="0027586C">
      <w:pPr>
        <w:ind w:firstLine="720"/>
        <w:jc w:val="both"/>
        <w:rPr>
          <w:sz w:val="24"/>
          <w:szCs w:val="24"/>
          <w:lang w:val="sr-Cyrl-RS"/>
        </w:rPr>
      </w:pPr>
    </w:p>
    <w:p w14:paraId="1C3BB3A4" w14:textId="77777777" w:rsidR="005F2457" w:rsidRPr="00480820" w:rsidRDefault="005F2457" w:rsidP="0027586C">
      <w:pPr>
        <w:ind w:firstLine="720"/>
        <w:jc w:val="both"/>
        <w:rPr>
          <w:sz w:val="24"/>
          <w:szCs w:val="24"/>
          <w:lang w:val="sr-Cyrl-RS"/>
        </w:rPr>
      </w:pPr>
    </w:p>
    <w:p w14:paraId="4F3AD1F1" w14:textId="77777777" w:rsidR="005F2457" w:rsidRPr="00480820" w:rsidRDefault="005F2457" w:rsidP="0027586C">
      <w:pPr>
        <w:ind w:firstLine="720"/>
        <w:jc w:val="both"/>
        <w:rPr>
          <w:sz w:val="24"/>
          <w:szCs w:val="24"/>
          <w:lang w:val="sr-Cyrl-RS"/>
        </w:rPr>
      </w:pPr>
    </w:p>
    <w:p w14:paraId="1391B7E4" w14:textId="5B02B474" w:rsidR="00F90235" w:rsidRPr="00480820" w:rsidRDefault="00F90235" w:rsidP="0027586C">
      <w:pPr>
        <w:ind w:firstLine="720"/>
        <w:jc w:val="both"/>
        <w:rPr>
          <w:sz w:val="24"/>
          <w:szCs w:val="24"/>
          <w:lang w:val="sr-Cyrl-RS"/>
        </w:rPr>
      </w:pPr>
      <w:r w:rsidRPr="00480820">
        <w:rPr>
          <w:sz w:val="24"/>
          <w:szCs w:val="24"/>
          <w:lang w:val="sr-Cyrl-RS"/>
        </w:rPr>
        <w:lastRenderedPageBreak/>
        <w:t xml:space="preserve">Иако омогућава велику брзину преноса у односу на серијску комуникацију паралелна комуникација захтева </w:t>
      </w:r>
      <w:proofErr w:type="spellStart"/>
      <w:r w:rsidRPr="00480820">
        <w:rPr>
          <w:sz w:val="24"/>
          <w:szCs w:val="24"/>
          <w:lang w:val="sr-Cyrl-RS"/>
        </w:rPr>
        <w:t>вечи</w:t>
      </w:r>
      <w:proofErr w:type="spellEnd"/>
      <w:r w:rsidRPr="00480820">
        <w:rPr>
          <w:sz w:val="24"/>
          <w:szCs w:val="24"/>
          <w:lang w:val="sr-Cyrl-RS"/>
        </w:rPr>
        <w:t xml:space="preserve"> број ресурса као и компликованију поставку и имплементацију.</w:t>
      </w:r>
    </w:p>
    <w:p w14:paraId="758268D0" w14:textId="26FBDB7D" w:rsidR="004853B0" w:rsidRPr="00480820" w:rsidRDefault="004853B0" w:rsidP="0027586C">
      <w:pPr>
        <w:ind w:firstLine="720"/>
        <w:jc w:val="both"/>
        <w:rPr>
          <w:sz w:val="24"/>
          <w:szCs w:val="24"/>
          <w:lang w:val="sr-Cyrl-RS"/>
        </w:rPr>
      </w:pPr>
    </w:p>
    <w:p w14:paraId="272021DA" w14:textId="3720E5B3" w:rsidR="004853B0" w:rsidRPr="00480820" w:rsidRDefault="004853B0" w:rsidP="0027586C">
      <w:pPr>
        <w:ind w:firstLine="720"/>
        <w:jc w:val="both"/>
        <w:rPr>
          <w:sz w:val="24"/>
          <w:szCs w:val="24"/>
          <w:lang w:val="sr-Cyrl-RS"/>
        </w:rPr>
      </w:pPr>
      <w:r w:rsidRPr="00480820">
        <w:rPr>
          <w:sz w:val="24"/>
          <w:szCs w:val="24"/>
          <w:lang w:val="sr-Cyrl-RS"/>
        </w:rPr>
        <w:t xml:space="preserve">Самим тим, неопходно је сагледати ове елементе приликом избора технологије за </w:t>
      </w:r>
      <w:proofErr w:type="spellStart"/>
      <w:r w:rsidRPr="00480820">
        <w:rPr>
          <w:sz w:val="24"/>
          <w:szCs w:val="24"/>
          <w:lang w:val="sr-Cyrl-RS"/>
        </w:rPr>
        <w:t>комуникациију</w:t>
      </w:r>
      <w:proofErr w:type="spellEnd"/>
      <w:r w:rsidRPr="00480820">
        <w:rPr>
          <w:sz w:val="24"/>
          <w:szCs w:val="24"/>
          <w:lang w:val="sr-Cyrl-RS"/>
        </w:rPr>
        <w:t>, треба изабрати прикладну за ту ситуацију.</w:t>
      </w:r>
    </w:p>
    <w:p w14:paraId="213C6DD7" w14:textId="77777777" w:rsidR="00A369DE" w:rsidRPr="00480820" w:rsidRDefault="00A369DE" w:rsidP="009D3E33">
      <w:pPr>
        <w:rPr>
          <w:lang w:val="sr-Cyrl-RS"/>
        </w:rPr>
      </w:pPr>
    </w:p>
    <w:p w14:paraId="6464520B" w14:textId="73E41C88"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Етернет</w:t>
      </w:r>
      <w:r w:rsidR="00DC3322" w:rsidRPr="00480820">
        <w:rPr>
          <w:b w:val="0"/>
          <w:sz w:val="28"/>
          <w:szCs w:val="28"/>
          <w:lang w:val="sr-Cyrl-RS"/>
        </w:rPr>
        <w:t xml:space="preserve"> (</w:t>
      </w:r>
      <w:proofErr w:type="spellStart"/>
      <w:r w:rsidR="00DC3322" w:rsidRPr="00480820">
        <w:rPr>
          <w:b w:val="0"/>
          <w:sz w:val="28"/>
          <w:szCs w:val="28"/>
          <w:lang w:val="sr-Cyrl-RS"/>
        </w:rPr>
        <w:t>Ethernet</w:t>
      </w:r>
      <w:proofErr w:type="spellEnd"/>
      <w:r w:rsidR="00DC3322" w:rsidRPr="00480820">
        <w:rPr>
          <w:b w:val="0"/>
          <w:sz w:val="28"/>
          <w:szCs w:val="28"/>
          <w:lang w:val="sr-Cyrl-RS"/>
        </w:rPr>
        <w:t>)</w:t>
      </w:r>
      <w:r w:rsidRPr="00480820">
        <w:rPr>
          <w:b w:val="0"/>
          <w:sz w:val="28"/>
          <w:szCs w:val="28"/>
          <w:lang w:val="sr-Cyrl-RS"/>
        </w:rPr>
        <w:t xml:space="preserve"> комуникација</w:t>
      </w:r>
    </w:p>
    <w:p w14:paraId="11279614" w14:textId="18B59527" w:rsidR="002C2D67" w:rsidRPr="00480820" w:rsidRDefault="002C2D67" w:rsidP="002C2D67">
      <w:pPr>
        <w:jc w:val="both"/>
        <w:rPr>
          <w:lang w:val="sr-Cyrl-RS"/>
        </w:rPr>
      </w:pPr>
    </w:p>
    <w:p w14:paraId="61E7A600" w14:textId="06B094C0" w:rsidR="002C2D67" w:rsidRPr="00480820" w:rsidRDefault="002C2D67" w:rsidP="002C2D67">
      <w:pPr>
        <w:ind w:firstLine="720"/>
        <w:jc w:val="both"/>
        <w:rPr>
          <w:sz w:val="24"/>
          <w:szCs w:val="24"/>
          <w:lang w:val="sr-Cyrl-RS"/>
        </w:rPr>
      </w:pPr>
      <w:r w:rsidRPr="00480820">
        <w:rPr>
          <w:sz w:val="24"/>
          <w:szCs w:val="24"/>
          <w:lang w:val="sr-Cyrl-RS"/>
        </w:rPr>
        <w:t>Етернет комуникација има широку примену због своје лаке имплементације и велике брзине трансфера и комуникације између повезаних уређаја</w:t>
      </w:r>
      <w:r w:rsidR="003F4DE4" w:rsidRPr="00480820">
        <w:rPr>
          <w:sz w:val="24"/>
          <w:szCs w:val="24"/>
          <w:lang w:val="sr-Cyrl-RS"/>
        </w:rPr>
        <w:t>.</w:t>
      </w:r>
    </w:p>
    <w:p w14:paraId="6F963313" w14:textId="3492F745" w:rsidR="00627922" w:rsidRPr="00480820" w:rsidRDefault="00627922" w:rsidP="002C2D67">
      <w:pPr>
        <w:ind w:firstLine="720"/>
        <w:jc w:val="both"/>
        <w:rPr>
          <w:sz w:val="24"/>
          <w:szCs w:val="24"/>
          <w:lang w:val="sr-Cyrl-RS"/>
        </w:rPr>
      </w:pPr>
    </w:p>
    <w:p w14:paraId="562DCE1C" w14:textId="4CB86DE4" w:rsidR="00627922" w:rsidRPr="00480820" w:rsidRDefault="00627922" w:rsidP="002C2D67">
      <w:pPr>
        <w:ind w:firstLine="720"/>
        <w:jc w:val="both"/>
        <w:rPr>
          <w:sz w:val="24"/>
          <w:szCs w:val="24"/>
          <w:lang w:val="sr-Cyrl-RS"/>
        </w:rPr>
      </w:pPr>
      <w:r w:rsidRPr="00480820">
        <w:rPr>
          <w:sz w:val="24"/>
          <w:szCs w:val="24"/>
          <w:lang w:val="sr-Cyrl-RS"/>
        </w:rPr>
        <w:t xml:space="preserve">Видео надзор и </w:t>
      </w:r>
      <w:proofErr w:type="spellStart"/>
      <w:r w:rsidRPr="00480820">
        <w:rPr>
          <w:sz w:val="24"/>
          <w:szCs w:val="24"/>
          <w:lang w:val="sr-Cyrl-RS"/>
        </w:rPr>
        <w:t>идустријске</w:t>
      </w:r>
      <w:proofErr w:type="spellEnd"/>
      <w:r w:rsidRPr="00480820">
        <w:rPr>
          <w:sz w:val="24"/>
          <w:szCs w:val="24"/>
          <w:lang w:val="sr-Cyrl-RS"/>
        </w:rPr>
        <w:t xml:space="preserve"> контролне мреже су неки од примена ове технологије баш због брзог трансфера и велике поузданости.</w:t>
      </w:r>
    </w:p>
    <w:p w14:paraId="1A17BFC2" w14:textId="6AC5C47A" w:rsidR="002C2D67" w:rsidRPr="00480820" w:rsidRDefault="002C2D67" w:rsidP="002C2D67">
      <w:pPr>
        <w:jc w:val="both"/>
        <w:rPr>
          <w:lang w:val="sr-Cyrl-RS"/>
        </w:rPr>
      </w:pPr>
    </w:p>
    <w:p w14:paraId="4A66BFC8" w14:textId="597C0312"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 xml:space="preserve">Блутут </w:t>
      </w:r>
      <w:r w:rsidR="00DC3322" w:rsidRPr="00480820">
        <w:rPr>
          <w:b w:val="0"/>
          <w:sz w:val="28"/>
          <w:szCs w:val="28"/>
          <w:lang w:val="sr-Cyrl-RS"/>
        </w:rPr>
        <w:t xml:space="preserve">(Bluetooth) </w:t>
      </w:r>
      <w:r w:rsidRPr="00480820">
        <w:rPr>
          <w:b w:val="0"/>
          <w:sz w:val="28"/>
          <w:szCs w:val="28"/>
          <w:lang w:val="sr-Cyrl-RS"/>
        </w:rPr>
        <w:t>комуникација</w:t>
      </w:r>
    </w:p>
    <w:p w14:paraId="2CBB83BF" w14:textId="1EC843DA" w:rsidR="005E080C" w:rsidRPr="00480820" w:rsidRDefault="005E080C" w:rsidP="005E080C">
      <w:pPr>
        <w:rPr>
          <w:lang w:val="sr-Cyrl-RS"/>
        </w:rPr>
      </w:pPr>
    </w:p>
    <w:p w14:paraId="6D10329C" w14:textId="56043151" w:rsidR="005E080C" w:rsidRPr="00480820" w:rsidRDefault="008703F8" w:rsidP="009A6E91">
      <w:pPr>
        <w:ind w:firstLine="720"/>
        <w:jc w:val="both"/>
        <w:rPr>
          <w:sz w:val="24"/>
          <w:szCs w:val="24"/>
          <w:lang w:val="sr-Cyrl-RS"/>
        </w:rPr>
      </w:pPr>
      <w:r w:rsidRPr="00480820">
        <w:rPr>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480820">
        <w:rPr>
          <w:sz w:val="24"/>
          <w:szCs w:val="24"/>
          <w:lang w:val="sr-Cyrl-RS"/>
        </w:rPr>
        <w:t>Блутут је бежична технологија којом се успоставља веза између два уређаја.</w:t>
      </w:r>
      <w:r w:rsidR="005E4B3E" w:rsidRPr="00480820">
        <w:rPr>
          <w:sz w:val="24"/>
          <w:szCs w:val="24"/>
          <w:lang w:val="sr-Cyrl-RS"/>
        </w:rPr>
        <w:t xml:space="preserve"> Данас велики број преносивих уређаја има у себи </w:t>
      </w:r>
      <w:proofErr w:type="spellStart"/>
      <w:r w:rsidR="005E4B3E" w:rsidRPr="00480820">
        <w:rPr>
          <w:sz w:val="24"/>
          <w:szCs w:val="24"/>
          <w:lang w:val="sr-Cyrl-RS"/>
        </w:rPr>
        <w:t>блуту</w:t>
      </w:r>
      <w:proofErr w:type="spellEnd"/>
      <w:r w:rsidR="005E4B3E" w:rsidRPr="00480820">
        <w:rPr>
          <w:sz w:val="24"/>
          <w:szCs w:val="24"/>
          <w:lang w:val="sr-Cyrl-RS"/>
        </w:rPr>
        <w:t xml:space="preserve">. Присутан је и у </w:t>
      </w:r>
      <w:proofErr w:type="spellStart"/>
      <w:r w:rsidR="005E4B3E" w:rsidRPr="00480820">
        <w:rPr>
          <w:sz w:val="24"/>
          <w:szCs w:val="24"/>
          <w:lang w:val="sr-Cyrl-RS"/>
        </w:rPr>
        <w:t>инвертерима</w:t>
      </w:r>
      <w:proofErr w:type="spellEnd"/>
      <w:r w:rsidR="005E4B3E" w:rsidRPr="00480820">
        <w:rPr>
          <w:sz w:val="24"/>
          <w:szCs w:val="24"/>
          <w:lang w:val="sr-Cyrl-RS"/>
        </w:rPr>
        <w:t xml:space="preserve"> (претварачима) како би се убрзао пренос података.</w:t>
      </w:r>
    </w:p>
    <w:p w14:paraId="388BBD62" w14:textId="45513B54" w:rsidR="00A5680E" w:rsidRPr="00480820" w:rsidRDefault="00A5680E" w:rsidP="002B3575">
      <w:pPr>
        <w:ind w:firstLine="720"/>
        <w:rPr>
          <w:sz w:val="24"/>
          <w:szCs w:val="24"/>
          <w:lang w:val="sr-Cyrl-RS"/>
        </w:rPr>
      </w:pPr>
    </w:p>
    <w:p w14:paraId="31B0DDE2" w14:textId="5220EF11" w:rsidR="002B3575" w:rsidRPr="00480820" w:rsidRDefault="00A5680E" w:rsidP="009A6E91">
      <w:pPr>
        <w:ind w:firstLine="720"/>
        <w:jc w:val="both"/>
        <w:rPr>
          <w:sz w:val="24"/>
          <w:szCs w:val="24"/>
          <w:lang w:val="sr-Cyrl-RS"/>
        </w:rPr>
      </w:pPr>
      <w:r w:rsidRPr="00480820">
        <w:rPr>
          <w:sz w:val="24"/>
          <w:szCs w:val="24"/>
          <w:lang w:val="sr-Cyrl-RS"/>
        </w:rPr>
        <w:t xml:space="preserve">Једноставност </w:t>
      </w:r>
      <w:proofErr w:type="spellStart"/>
      <w:r w:rsidRPr="00480820">
        <w:rPr>
          <w:sz w:val="24"/>
          <w:szCs w:val="24"/>
          <w:lang w:val="sr-Cyrl-RS"/>
        </w:rPr>
        <w:t>блутута</w:t>
      </w:r>
      <w:proofErr w:type="spellEnd"/>
      <w:r w:rsidRPr="00480820">
        <w:rPr>
          <w:sz w:val="24"/>
          <w:szCs w:val="24"/>
          <w:lang w:val="sr-Cyrl-RS"/>
        </w:rPr>
        <w:t xml:space="preserve">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480820" w:rsidRDefault="00A369DE" w:rsidP="00980C3F">
      <w:pPr>
        <w:rPr>
          <w:sz w:val="24"/>
          <w:szCs w:val="24"/>
          <w:lang w:val="sr-Cyrl-RS"/>
        </w:rPr>
      </w:pPr>
    </w:p>
    <w:p w14:paraId="325DA71E" w14:textId="297801A3" w:rsidR="003760F4" w:rsidRPr="00480820" w:rsidRDefault="003760F4" w:rsidP="00E6099A">
      <w:pPr>
        <w:pStyle w:val="Heading4"/>
        <w:numPr>
          <w:ilvl w:val="2"/>
          <w:numId w:val="8"/>
        </w:numPr>
        <w:rPr>
          <w:b w:val="0"/>
          <w:sz w:val="28"/>
          <w:szCs w:val="28"/>
          <w:lang w:val="sr-Cyrl-RS"/>
        </w:rPr>
      </w:pPr>
      <w:proofErr w:type="spellStart"/>
      <w:r w:rsidRPr="00480820">
        <w:rPr>
          <w:b w:val="0"/>
          <w:sz w:val="28"/>
          <w:szCs w:val="28"/>
          <w:lang w:val="sr-Cyrl-RS"/>
        </w:rPr>
        <w:t>Зигби</w:t>
      </w:r>
      <w:proofErr w:type="spellEnd"/>
      <w:r w:rsidR="00DC3322" w:rsidRPr="00480820">
        <w:rPr>
          <w:b w:val="0"/>
          <w:sz w:val="28"/>
          <w:szCs w:val="28"/>
          <w:lang w:val="sr-Cyrl-RS"/>
        </w:rPr>
        <w:t xml:space="preserve"> (</w:t>
      </w:r>
      <w:proofErr w:type="spellStart"/>
      <w:r w:rsidR="00DC3322" w:rsidRPr="00480820">
        <w:rPr>
          <w:b w:val="0"/>
          <w:sz w:val="28"/>
          <w:szCs w:val="28"/>
          <w:lang w:val="sr-Cyrl-RS"/>
        </w:rPr>
        <w:t>Zigbee</w:t>
      </w:r>
      <w:proofErr w:type="spellEnd"/>
      <w:r w:rsidR="00DC3322" w:rsidRPr="00480820">
        <w:rPr>
          <w:b w:val="0"/>
          <w:sz w:val="28"/>
          <w:szCs w:val="28"/>
          <w:lang w:val="sr-Cyrl-RS"/>
        </w:rPr>
        <w:t>)</w:t>
      </w:r>
      <w:r w:rsidRPr="00480820">
        <w:rPr>
          <w:b w:val="0"/>
          <w:sz w:val="28"/>
          <w:szCs w:val="28"/>
          <w:lang w:val="sr-Cyrl-RS"/>
        </w:rPr>
        <w:t xml:space="preserve"> комуникација</w:t>
      </w:r>
    </w:p>
    <w:p w14:paraId="510B919A" w14:textId="31061F5C" w:rsidR="008B12E5" w:rsidRPr="00480820" w:rsidRDefault="008B12E5" w:rsidP="008B12E5">
      <w:pPr>
        <w:pStyle w:val="Heading4"/>
        <w:rPr>
          <w:b w:val="0"/>
          <w:sz w:val="28"/>
          <w:szCs w:val="28"/>
          <w:lang w:val="sr-Cyrl-RS"/>
        </w:rPr>
      </w:pPr>
    </w:p>
    <w:p w14:paraId="393286E6" w14:textId="79E4E144" w:rsidR="008B12E5" w:rsidRPr="00480820" w:rsidRDefault="008703F8" w:rsidP="009E5EC5">
      <w:pPr>
        <w:ind w:firstLine="720"/>
        <w:jc w:val="both"/>
        <w:rPr>
          <w:sz w:val="24"/>
          <w:szCs w:val="24"/>
          <w:lang w:val="sr-Cyrl-RS"/>
        </w:rPr>
      </w:pPr>
      <w:r w:rsidRPr="00480820">
        <w:rPr>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B12E5" w:rsidRPr="00480820">
        <w:rPr>
          <w:sz w:val="24"/>
          <w:szCs w:val="24"/>
          <w:lang w:val="sr-Cyrl-RS"/>
        </w:rPr>
        <w:t>Зигби</w:t>
      </w:r>
      <w:proofErr w:type="spellEnd"/>
      <w:r w:rsidR="008B12E5" w:rsidRPr="00480820">
        <w:rPr>
          <w:sz w:val="24"/>
          <w:szCs w:val="24"/>
          <w:lang w:val="sr-Cyrl-RS"/>
        </w:rPr>
        <w:t xml:space="preserve"> комуникација је тип </w:t>
      </w:r>
      <w:proofErr w:type="spellStart"/>
      <w:r w:rsidR="008B12E5" w:rsidRPr="00480820">
        <w:rPr>
          <w:sz w:val="24"/>
          <w:szCs w:val="24"/>
          <w:lang w:val="sr-Cyrl-RS"/>
        </w:rPr>
        <w:t>меш</w:t>
      </w:r>
      <w:proofErr w:type="spellEnd"/>
      <w:r w:rsidR="008B12E5" w:rsidRPr="00480820">
        <w:rPr>
          <w:sz w:val="24"/>
          <w:szCs w:val="24"/>
          <w:lang w:val="sr-Cyrl-RS"/>
        </w:rPr>
        <w:t xml:space="preserve"> мрежног протокола који омогућава ниско енергетску комуникацију измећу уређаја у малој мрежи.</w:t>
      </w:r>
    </w:p>
    <w:p w14:paraId="2B1439D3" w14:textId="41FB2F24" w:rsidR="008B12E5" w:rsidRPr="00480820" w:rsidRDefault="008B12E5" w:rsidP="009E5EC5">
      <w:pPr>
        <w:ind w:firstLine="720"/>
        <w:jc w:val="both"/>
        <w:rPr>
          <w:sz w:val="24"/>
          <w:szCs w:val="24"/>
          <w:lang w:val="sr-Cyrl-RS"/>
        </w:rPr>
      </w:pPr>
    </w:p>
    <w:p w14:paraId="5C4C4999" w14:textId="0559B0EC" w:rsidR="008B12E5" w:rsidRPr="00480820" w:rsidRDefault="008B12E5" w:rsidP="009E5EC5">
      <w:pPr>
        <w:ind w:firstLine="720"/>
        <w:jc w:val="both"/>
        <w:rPr>
          <w:sz w:val="24"/>
          <w:szCs w:val="24"/>
          <w:lang w:val="sr-Cyrl-RS"/>
        </w:rPr>
      </w:pPr>
      <w:r w:rsidRPr="00480820">
        <w:rPr>
          <w:sz w:val="24"/>
          <w:szCs w:val="24"/>
          <w:lang w:val="sr-Cyrl-RS"/>
        </w:rPr>
        <w:t xml:space="preserve">Једна од честих примена је у паметним </w:t>
      </w:r>
      <w:r w:rsidR="00E63885" w:rsidRPr="00480820">
        <w:rPr>
          <w:sz w:val="24"/>
          <w:szCs w:val="24"/>
          <w:lang w:val="sr-Cyrl-RS"/>
        </w:rPr>
        <w:t xml:space="preserve">кућним </w:t>
      </w:r>
      <w:r w:rsidRPr="00480820">
        <w:rPr>
          <w:sz w:val="24"/>
          <w:szCs w:val="24"/>
          <w:lang w:val="sr-Cyrl-RS"/>
        </w:rPr>
        <w:t xml:space="preserve">уређајима за аутоматизацију и управљање који </w:t>
      </w:r>
      <w:proofErr w:type="spellStart"/>
      <w:r w:rsidRPr="00480820">
        <w:rPr>
          <w:sz w:val="24"/>
          <w:szCs w:val="24"/>
          <w:lang w:val="sr-Cyrl-RS"/>
        </w:rPr>
        <w:t>захтевау</w:t>
      </w:r>
      <w:proofErr w:type="spellEnd"/>
      <w:r w:rsidRPr="00480820">
        <w:rPr>
          <w:sz w:val="24"/>
          <w:szCs w:val="24"/>
          <w:lang w:val="sr-Cyrl-RS"/>
        </w:rPr>
        <w:t xml:space="preserve"> поуздану комуникацију.</w:t>
      </w:r>
    </w:p>
    <w:p w14:paraId="319338D1" w14:textId="77F777C6" w:rsidR="009E5EC5" w:rsidRPr="00480820" w:rsidRDefault="009E5EC5" w:rsidP="009E5EC5">
      <w:pPr>
        <w:ind w:firstLine="720"/>
        <w:jc w:val="both"/>
        <w:rPr>
          <w:sz w:val="24"/>
          <w:szCs w:val="24"/>
          <w:lang w:val="sr-Cyrl-RS"/>
        </w:rPr>
      </w:pPr>
    </w:p>
    <w:p w14:paraId="0B087387" w14:textId="297F6D86" w:rsidR="008B12E5" w:rsidRPr="00480820" w:rsidRDefault="009E5EC5" w:rsidP="00405888">
      <w:pPr>
        <w:ind w:firstLine="720"/>
        <w:jc w:val="both"/>
        <w:rPr>
          <w:sz w:val="24"/>
          <w:szCs w:val="24"/>
          <w:lang w:val="sr-Cyrl-RS"/>
        </w:rPr>
      </w:pPr>
      <w:r w:rsidRPr="00480820">
        <w:rPr>
          <w:sz w:val="24"/>
          <w:szCs w:val="24"/>
          <w:lang w:val="sr-Cyrl-RS"/>
        </w:rPr>
        <w:t xml:space="preserve">Ниска потрошња енергије и исплативост су две највеће предности </w:t>
      </w:r>
      <w:proofErr w:type="spellStart"/>
      <w:r w:rsidRPr="00480820">
        <w:rPr>
          <w:sz w:val="24"/>
          <w:szCs w:val="24"/>
          <w:lang w:val="sr-Cyrl-RS"/>
        </w:rPr>
        <w:t>Зигби</w:t>
      </w:r>
      <w:proofErr w:type="spellEnd"/>
      <w:r w:rsidRPr="00480820">
        <w:rPr>
          <w:sz w:val="24"/>
          <w:szCs w:val="24"/>
          <w:lang w:val="sr-Cyrl-RS"/>
        </w:rPr>
        <w:t xml:space="preserve"> протокола, није прикладан за преносе који захтевају брз пренос података.</w:t>
      </w:r>
    </w:p>
    <w:p w14:paraId="0AC11A57" w14:textId="77777777" w:rsidR="008B12E5" w:rsidRPr="00480820" w:rsidRDefault="008B12E5" w:rsidP="008B12E5">
      <w:pPr>
        <w:ind w:firstLine="720"/>
        <w:rPr>
          <w:sz w:val="24"/>
          <w:szCs w:val="24"/>
          <w:lang w:val="sr-Cyrl-RS"/>
        </w:rPr>
      </w:pPr>
    </w:p>
    <w:p w14:paraId="1E57D538" w14:textId="4B1F6557" w:rsidR="003760F4" w:rsidRPr="00480820" w:rsidRDefault="003760F4" w:rsidP="00E6099A">
      <w:pPr>
        <w:pStyle w:val="Heading4"/>
        <w:numPr>
          <w:ilvl w:val="2"/>
          <w:numId w:val="8"/>
        </w:numPr>
        <w:rPr>
          <w:b w:val="0"/>
          <w:sz w:val="28"/>
          <w:szCs w:val="28"/>
          <w:lang w:val="sr-Cyrl-RS"/>
        </w:rPr>
      </w:pPr>
      <w:r w:rsidRPr="00480820">
        <w:rPr>
          <w:b w:val="0"/>
          <w:sz w:val="28"/>
          <w:szCs w:val="28"/>
          <w:lang w:val="sr-Cyrl-RS"/>
        </w:rPr>
        <w:t>Вај-</w:t>
      </w:r>
      <w:proofErr w:type="spellStart"/>
      <w:r w:rsidRPr="00480820">
        <w:rPr>
          <w:b w:val="0"/>
          <w:sz w:val="28"/>
          <w:szCs w:val="28"/>
          <w:lang w:val="sr-Cyrl-RS"/>
        </w:rPr>
        <w:t>фај</w:t>
      </w:r>
      <w:proofErr w:type="spellEnd"/>
      <w:r w:rsidR="00DC3322" w:rsidRPr="00480820">
        <w:rPr>
          <w:b w:val="0"/>
          <w:sz w:val="28"/>
          <w:szCs w:val="28"/>
          <w:lang w:val="sr-Cyrl-RS"/>
        </w:rPr>
        <w:t xml:space="preserve"> (</w:t>
      </w:r>
      <w:proofErr w:type="spellStart"/>
      <w:r w:rsidR="00DC3322" w:rsidRPr="00480820">
        <w:rPr>
          <w:b w:val="0"/>
          <w:sz w:val="28"/>
          <w:szCs w:val="28"/>
          <w:lang w:val="sr-Cyrl-RS"/>
        </w:rPr>
        <w:t>Wi-Fi</w:t>
      </w:r>
      <w:proofErr w:type="spellEnd"/>
      <w:r w:rsidR="00DC3322" w:rsidRPr="00480820">
        <w:rPr>
          <w:b w:val="0"/>
          <w:sz w:val="28"/>
          <w:szCs w:val="28"/>
          <w:lang w:val="sr-Cyrl-RS"/>
        </w:rPr>
        <w:t>)</w:t>
      </w:r>
      <w:r w:rsidRPr="00480820">
        <w:rPr>
          <w:b w:val="0"/>
          <w:sz w:val="28"/>
          <w:szCs w:val="28"/>
          <w:lang w:val="sr-Cyrl-RS"/>
        </w:rPr>
        <w:t xml:space="preserve"> комуникација</w:t>
      </w:r>
    </w:p>
    <w:p w14:paraId="55044E7D" w14:textId="6D9ECA02" w:rsidR="003760F4" w:rsidRPr="00480820" w:rsidRDefault="003760F4" w:rsidP="00704E55">
      <w:pPr>
        <w:pStyle w:val="Heading4"/>
        <w:ind w:left="1224"/>
        <w:jc w:val="both"/>
        <w:rPr>
          <w:b w:val="0"/>
          <w:sz w:val="28"/>
          <w:szCs w:val="28"/>
          <w:lang w:val="sr-Cyrl-RS"/>
        </w:rPr>
      </w:pPr>
    </w:p>
    <w:p w14:paraId="60AD16F9" w14:textId="5CE50A5A" w:rsidR="002D4162" w:rsidRPr="00480820" w:rsidRDefault="008E06B5" w:rsidP="008703F8">
      <w:pPr>
        <w:ind w:firstLine="720"/>
        <w:jc w:val="both"/>
        <w:rPr>
          <w:sz w:val="24"/>
          <w:szCs w:val="24"/>
          <w:lang w:val="sr-Cyrl-RS"/>
        </w:rPr>
      </w:pPr>
      <w:r w:rsidRPr="00480820">
        <w:rPr>
          <w:sz w:val="24"/>
          <w:szCs w:val="24"/>
          <w:lang w:val="sr-Cyrl-RS"/>
        </w:rPr>
        <w:t>Вај-</w:t>
      </w:r>
      <w:proofErr w:type="spellStart"/>
      <w:r w:rsidRPr="00480820">
        <w:rPr>
          <w:sz w:val="24"/>
          <w:szCs w:val="24"/>
          <w:lang w:val="sr-Cyrl-RS"/>
        </w:rPr>
        <w:t>фај</w:t>
      </w:r>
      <w:proofErr w:type="spellEnd"/>
      <w:r w:rsidRPr="00480820">
        <w:rPr>
          <w:sz w:val="24"/>
          <w:szCs w:val="24"/>
          <w:lang w:val="sr-Cyrl-RS"/>
        </w:rPr>
        <w:t xml:space="preserve"> је бежична технологија</w:t>
      </w:r>
      <w:r w:rsidR="004C31E5" w:rsidRPr="00480820">
        <w:rPr>
          <w:sz w:val="24"/>
          <w:szCs w:val="24"/>
          <w:lang w:val="sr-Cyrl-RS"/>
        </w:rPr>
        <w:t xml:space="preserve"> преноса података и</w:t>
      </w:r>
      <w:r w:rsidRPr="00480820">
        <w:rPr>
          <w:sz w:val="24"/>
          <w:szCs w:val="24"/>
          <w:lang w:val="sr-Cyrl-RS"/>
        </w:rPr>
        <w:t xml:space="preserve"> умрежавања </w:t>
      </w:r>
      <w:r w:rsidR="004C31E5" w:rsidRPr="00480820">
        <w:rPr>
          <w:sz w:val="24"/>
          <w:szCs w:val="24"/>
          <w:lang w:val="sr-Cyrl-RS"/>
        </w:rPr>
        <w:t>на брз и ефикасан начин.</w:t>
      </w:r>
      <w:r w:rsidR="002D4162" w:rsidRPr="00480820">
        <w:rPr>
          <w:sz w:val="24"/>
          <w:szCs w:val="24"/>
          <w:lang w:val="sr-Cyrl-RS"/>
        </w:rPr>
        <w:t xml:space="preserve"> Један од најкоришћенијих протокола у модерно вре, рачунари, паметни телефони </w:t>
      </w:r>
      <w:proofErr w:type="spellStart"/>
      <w:r w:rsidR="002D4162" w:rsidRPr="00480820">
        <w:rPr>
          <w:sz w:val="24"/>
          <w:szCs w:val="24"/>
          <w:lang w:val="sr-Cyrl-RS"/>
        </w:rPr>
        <w:t>итд</w:t>
      </w:r>
      <w:proofErr w:type="spellEnd"/>
      <w:r w:rsidR="002D4162" w:rsidRPr="00480820">
        <w:rPr>
          <w:sz w:val="24"/>
          <w:szCs w:val="24"/>
          <w:lang w:val="sr-Cyrl-RS"/>
        </w:rPr>
        <w:t xml:space="preserve"> због сигурности које пружа део је и соларних инвертера.</w:t>
      </w:r>
    </w:p>
    <w:p w14:paraId="14F70CF4" w14:textId="77777777" w:rsidR="008703F8" w:rsidRPr="00480820" w:rsidRDefault="008703F8" w:rsidP="00704E55">
      <w:pPr>
        <w:ind w:firstLine="720"/>
        <w:jc w:val="both"/>
        <w:rPr>
          <w:sz w:val="24"/>
          <w:szCs w:val="24"/>
          <w:lang w:val="sr-Cyrl-RS"/>
        </w:rPr>
      </w:pPr>
    </w:p>
    <w:p w14:paraId="19F64482" w14:textId="0C299126" w:rsidR="00704E55" w:rsidRPr="00480820" w:rsidRDefault="00704E55" w:rsidP="00704E55">
      <w:pPr>
        <w:ind w:firstLine="720"/>
        <w:jc w:val="both"/>
        <w:rPr>
          <w:sz w:val="24"/>
          <w:szCs w:val="24"/>
          <w:lang w:val="sr-Cyrl-RS"/>
        </w:rPr>
      </w:pPr>
      <w:r w:rsidRPr="00480820">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w:t>
      </w:r>
      <w:proofErr w:type="spellStart"/>
      <w:r w:rsidRPr="00480820">
        <w:rPr>
          <w:sz w:val="24"/>
          <w:szCs w:val="24"/>
          <w:lang w:val="sr-Cyrl-RS"/>
        </w:rPr>
        <w:t>фај</w:t>
      </w:r>
      <w:proofErr w:type="spellEnd"/>
      <w:r w:rsidRPr="00480820">
        <w:rPr>
          <w:sz w:val="24"/>
          <w:szCs w:val="24"/>
          <w:lang w:val="sr-Cyrl-RS"/>
        </w:rPr>
        <w:t xml:space="preserve"> технологије је ограничен домет.</w:t>
      </w:r>
    </w:p>
    <w:p w14:paraId="066B0D5D" w14:textId="37C60BB5" w:rsidR="00EC03D6" w:rsidRPr="00480820" w:rsidRDefault="00EC03D6" w:rsidP="00DB2CB0">
      <w:pPr>
        <w:rPr>
          <w:sz w:val="24"/>
          <w:szCs w:val="24"/>
          <w:lang w:val="sr-Cyrl-RS"/>
        </w:rPr>
      </w:pPr>
    </w:p>
    <w:p w14:paraId="2616E0B5"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37" w:name="_Toc174376869"/>
      <w:bookmarkStart w:id="238" w:name="_Toc174376899"/>
      <w:bookmarkStart w:id="239" w:name="_Toc174377360"/>
      <w:bookmarkStart w:id="240" w:name="_Toc174393785"/>
      <w:bookmarkStart w:id="241" w:name="_Toc174397494"/>
      <w:bookmarkStart w:id="242" w:name="_Toc174454554"/>
      <w:bookmarkStart w:id="243" w:name="_Toc174537538"/>
      <w:bookmarkStart w:id="244" w:name="_Toc174549280"/>
      <w:bookmarkStart w:id="245" w:name="_Toc174552249"/>
      <w:bookmarkStart w:id="246" w:name="_Toc176392752"/>
      <w:bookmarkStart w:id="247" w:name="_Toc176392839"/>
      <w:bookmarkStart w:id="248" w:name="_Toc176641830"/>
      <w:bookmarkStart w:id="249" w:name="_Toc176732757"/>
      <w:bookmarkStart w:id="250" w:name="_Toc176736213"/>
      <w:bookmarkStart w:id="251" w:name="_Toc178331589"/>
      <w:bookmarkStart w:id="252" w:name="_Toc178331669"/>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4F4EB7E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53" w:name="_Toc174376870"/>
      <w:bookmarkStart w:id="254" w:name="_Toc174376900"/>
      <w:bookmarkStart w:id="255" w:name="_Toc174377361"/>
      <w:bookmarkStart w:id="256" w:name="_Toc174393786"/>
      <w:bookmarkStart w:id="257" w:name="_Toc174397495"/>
      <w:bookmarkStart w:id="258" w:name="_Toc174454555"/>
      <w:bookmarkStart w:id="259" w:name="_Toc174537539"/>
      <w:bookmarkStart w:id="260" w:name="_Toc174549281"/>
      <w:bookmarkStart w:id="261" w:name="_Toc174552250"/>
      <w:bookmarkStart w:id="262" w:name="_Toc176392753"/>
      <w:bookmarkStart w:id="263" w:name="_Toc176392840"/>
      <w:bookmarkStart w:id="264" w:name="_Toc176641831"/>
      <w:bookmarkStart w:id="265" w:name="_Toc176732758"/>
      <w:bookmarkStart w:id="266" w:name="_Toc176736214"/>
      <w:bookmarkStart w:id="267" w:name="_Toc178331590"/>
      <w:bookmarkStart w:id="268" w:name="_Toc178331670"/>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E26E9AC" w14:textId="77777777" w:rsidR="00B1204F" w:rsidRPr="00480820"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lang w:val="sr-Cyrl-RS"/>
        </w:rPr>
      </w:pPr>
      <w:bookmarkStart w:id="269" w:name="_Toc174376871"/>
      <w:bookmarkStart w:id="270" w:name="_Toc174376901"/>
      <w:bookmarkStart w:id="271" w:name="_Toc174377362"/>
      <w:bookmarkStart w:id="272" w:name="_Toc174393787"/>
      <w:bookmarkStart w:id="273" w:name="_Toc174397496"/>
      <w:bookmarkStart w:id="274" w:name="_Toc174454556"/>
      <w:bookmarkStart w:id="275" w:name="_Toc174537540"/>
      <w:bookmarkStart w:id="276" w:name="_Toc174549282"/>
      <w:bookmarkStart w:id="277" w:name="_Toc174552251"/>
      <w:bookmarkStart w:id="278" w:name="_Toc176392754"/>
      <w:bookmarkStart w:id="279" w:name="_Toc176392841"/>
      <w:bookmarkStart w:id="280" w:name="_Toc176641832"/>
      <w:bookmarkStart w:id="281" w:name="_Toc176732759"/>
      <w:bookmarkStart w:id="282" w:name="_Toc176736215"/>
      <w:bookmarkStart w:id="283" w:name="_Toc178331591"/>
      <w:bookmarkStart w:id="284" w:name="_Toc178331671"/>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5E629621" w14:textId="77777777" w:rsidR="00B1204F" w:rsidRPr="00480820"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lang w:val="sr-Cyrl-RS"/>
        </w:rPr>
      </w:pPr>
      <w:bookmarkStart w:id="285" w:name="_Toc174376872"/>
      <w:bookmarkStart w:id="286" w:name="_Toc174376902"/>
      <w:bookmarkStart w:id="287" w:name="_Toc174377363"/>
      <w:bookmarkStart w:id="288" w:name="_Toc174393788"/>
      <w:bookmarkStart w:id="289" w:name="_Toc174397497"/>
      <w:bookmarkStart w:id="290" w:name="_Toc174454557"/>
      <w:bookmarkStart w:id="291" w:name="_Toc174537541"/>
      <w:bookmarkStart w:id="292" w:name="_Toc174549283"/>
      <w:bookmarkStart w:id="293" w:name="_Toc174552252"/>
      <w:bookmarkStart w:id="294" w:name="_Toc176392755"/>
      <w:bookmarkStart w:id="295" w:name="_Toc176392842"/>
      <w:bookmarkStart w:id="296" w:name="_Toc176641833"/>
      <w:bookmarkStart w:id="297" w:name="_Toc176732760"/>
      <w:bookmarkStart w:id="298" w:name="_Toc176736216"/>
      <w:bookmarkStart w:id="299" w:name="_Toc178331592"/>
      <w:bookmarkStart w:id="300" w:name="_Toc178331672"/>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43BBE76F" w14:textId="5501550D" w:rsidR="00EC03D6" w:rsidRPr="00480820" w:rsidRDefault="00B1204F" w:rsidP="00E6099A">
      <w:pPr>
        <w:pStyle w:val="Heading3"/>
        <w:numPr>
          <w:ilvl w:val="1"/>
          <w:numId w:val="9"/>
        </w:numPr>
        <w:rPr>
          <w:sz w:val="28"/>
          <w:szCs w:val="28"/>
          <w:lang w:val="sr-Cyrl-RS"/>
        </w:rPr>
      </w:pPr>
      <w:r w:rsidRPr="00480820">
        <w:rPr>
          <w:lang w:val="sr-Cyrl-RS"/>
        </w:rPr>
        <w:t xml:space="preserve"> </w:t>
      </w:r>
      <w:bookmarkStart w:id="301" w:name="_Toc178331673"/>
      <w:r w:rsidRPr="00480820">
        <w:rPr>
          <w:sz w:val="28"/>
          <w:szCs w:val="28"/>
          <w:lang w:val="sr-Cyrl-RS"/>
        </w:rPr>
        <w:t>Комуникациони протоколи</w:t>
      </w:r>
      <w:bookmarkEnd w:id="301"/>
    </w:p>
    <w:p w14:paraId="3EEEC34B" w14:textId="27645AC8" w:rsidR="00EC03D6" w:rsidRPr="00480820" w:rsidRDefault="00EC03D6" w:rsidP="00DB2CB0">
      <w:pPr>
        <w:rPr>
          <w:lang w:val="sr-Cyrl-RS"/>
        </w:rPr>
      </w:pPr>
    </w:p>
    <w:p w14:paraId="4FFB7B21" w14:textId="3860614E" w:rsidR="00041E40" w:rsidRPr="00480820" w:rsidRDefault="00885DAF" w:rsidP="00A87EEA">
      <w:pPr>
        <w:ind w:firstLine="720"/>
        <w:jc w:val="both"/>
        <w:rPr>
          <w:sz w:val="24"/>
          <w:szCs w:val="24"/>
          <w:lang w:val="sr-Cyrl-RS"/>
        </w:rPr>
      </w:pPr>
      <w:r w:rsidRPr="00480820">
        <w:rPr>
          <w:sz w:val="24"/>
          <w:szCs w:val="24"/>
          <w:lang w:val="sr-Cyrl-RS"/>
        </w:rPr>
        <w:t xml:space="preserve">Поред </w:t>
      </w:r>
      <w:proofErr w:type="spellStart"/>
      <w:r w:rsidRPr="00480820">
        <w:rPr>
          <w:sz w:val="24"/>
          <w:szCs w:val="24"/>
          <w:lang w:val="sr-Cyrl-RS"/>
        </w:rPr>
        <w:t>предходно</w:t>
      </w:r>
      <w:proofErr w:type="spellEnd"/>
      <w:r w:rsidRPr="00480820">
        <w:rPr>
          <w:sz w:val="24"/>
          <w:szCs w:val="24"/>
          <w:lang w:val="sr-Cyrl-RS"/>
        </w:rPr>
        <w:t xml:space="preserve"> наведених типова </w:t>
      </w:r>
      <w:proofErr w:type="spellStart"/>
      <w:r w:rsidR="00A66E66" w:rsidRPr="00480820">
        <w:rPr>
          <w:sz w:val="24"/>
          <w:szCs w:val="24"/>
          <w:lang w:val="sr-Cyrl-RS"/>
        </w:rPr>
        <w:t>инвертерске</w:t>
      </w:r>
      <w:proofErr w:type="spellEnd"/>
      <w:r w:rsidR="00A66E66" w:rsidRPr="00480820">
        <w:rPr>
          <w:sz w:val="24"/>
          <w:szCs w:val="24"/>
          <w:lang w:val="sr-Cyrl-RS"/>
        </w:rPr>
        <w:t xml:space="preserve"> везе у употреби су и разни</w:t>
      </w:r>
      <w:r w:rsidR="00A87EEA" w:rsidRPr="00480820">
        <w:rPr>
          <w:sz w:val="24"/>
          <w:szCs w:val="24"/>
          <w:lang w:val="sr-Cyrl-RS"/>
        </w:rPr>
        <w:t xml:space="preserve"> </w:t>
      </w:r>
      <w:r w:rsidR="00A66E66" w:rsidRPr="00480820">
        <w:rPr>
          <w:sz w:val="24"/>
          <w:szCs w:val="24"/>
          <w:lang w:val="sr-Cyrl-RS"/>
        </w:rPr>
        <w:t xml:space="preserve">протоколи </w:t>
      </w:r>
      <w:proofErr w:type="spellStart"/>
      <w:r w:rsidR="00A66E66" w:rsidRPr="00480820">
        <w:rPr>
          <w:sz w:val="24"/>
          <w:szCs w:val="24"/>
          <w:lang w:val="sr-Cyrl-RS"/>
        </w:rPr>
        <w:t>зе</w:t>
      </w:r>
      <w:proofErr w:type="spellEnd"/>
      <w:r w:rsidR="00A66E66" w:rsidRPr="00480820">
        <w:rPr>
          <w:sz w:val="24"/>
          <w:szCs w:val="24"/>
          <w:lang w:val="sr-Cyrl-RS"/>
        </w:rPr>
        <w:t xml:space="preserve"> успостављање комуникације између уређаја</w:t>
      </w:r>
      <w:r w:rsidR="00300051" w:rsidRPr="00480820">
        <w:rPr>
          <w:sz w:val="24"/>
          <w:szCs w:val="24"/>
          <w:lang w:val="sr-Cyrl-RS"/>
        </w:rPr>
        <w:t>.</w:t>
      </w:r>
      <w:r w:rsidR="00A87EEA" w:rsidRPr="00480820">
        <w:rPr>
          <w:sz w:val="24"/>
          <w:szCs w:val="24"/>
          <w:lang w:val="sr-Cyrl-RS"/>
        </w:rPr>
        <w:t xml:space="preserve"> </w:t>
      </w:r>
      <w:r w:rsidR="007A0CD1" w:rsidRPr="00480820">
        <w:rPr>
          <w:sz w:val="24"/>
          <w:szCs w:val="24"/>
          <w:lang w:val="sr-Cyrl-RS"/>
        </w:rPr>
        <w:t>Следе примери протокола који су употреби у индустрији данас.</w:t>
      </w:r>
    </w:p>
    <w:p w14:paraId="6481CCF1" w14:textId="62A0310F" w:rsidR="00505DF1" w:rsidRPr="00480820" w:rsidRDefault="00505DF1" w:rsidP="00A87EEA">
      <w:pPr>
        <w:ind w:firstLine="720"/>
        <w:jc w:val="both"/>
        <w:rPr>
          <w:sz w:val="24"/>
          <w:szCs w:val="24"/>
          <w:lang w:val="sr-Cyrl-RS"/>
        </w:rPr>
      </w:pPr>
    </w:p>
    <w:p w14:paraId="32C72D5B" w14:textId="0B8AD152" w:rsidR="00505DF1" w:rsidRPr="00480820" w:rsidRDefault="00505DF1" w:rsidP="00E6099A">
      <w:pPr>
        <w:pStyle w:val="ListParagraph"/>
        <w:numPr>
          <w:ilvl w:val="0"/>
          <w:numId w:val="10"/>
        </w:numPr>
        <w:jc w:val="both"/>
        <w:rPr>
          <w:vanish/>
          <w:sz w:val="24"/>
          <w:szCs w:val="24"/>
          <w:lang w:val="sr-Cyrl-RS"/>
        </w:rPr>
      </w:pPr>
    </w:p>
    <w:p w14:paraId="5DE34078" w14:textId="77777777" w:rsidR="00505DF1" w:rsidRPr="00480820" w:rsidRDefault="00505DF1" w:rsidP="00E6099A">
      <w:pPr>
        <w:pStyle w:val="ListParagraph"/>
        <w:numPr>
          <w:ilvl w:val="0"/>
          <w:numId w:val="10"/>
        </w:numPr>
        <w:jc w:val="both"/>
        <w:rPr>
          <w:vanish/>
          <w:sz w:val="24"/>
          <w:szCs w:val="24"/>
          <w:lang w:val="sr-Cyrl-RS"/>
        </w:rPr>
      </w:pPr>
    </w:p>
    <w:p w14:paraId="49483637" w14:textId="77777777" w:rsidR="00505DF1" w:rsidRPr="00480820" w:rsidRDefault="00505DF1" w:rsidP="00E6099A">
      <w:pPr>
        <w:pStyle w:val="ListParagraph"/>
        <w:numPr>
          <w:ilvl w:val="0"/>
          <w:numId w:val="10"/>
        </w:numPr>
        <w:jc w:val="both"/>
        <w:rPr>
          <w:vanish/>
          <w:sz w:val="24"/>
          <w:szCs w:val="24"/>
          <w:lang w:val="sr-Cyrl-RS"/>
        </w:rPr>
      </w:pPr>
    </w:p>
    <w:p w14:paraId="393CEF07" w14:textId="77777777" w:rsidR="00505DF1" w:rsidRPr="00480820" w:rsidRDefault="00505DF1" w:rsidP="00E6099A">
      <w:pPr>
        <w:pStyle w:val="ListParagraph"/>
        <w:numPr>
          <w:ilvl w:val="1"/>
          <w:numId w:val="10"/>
        </w:numPr>
        <w:jc w:val="both"/>
        <w:rPr>
          <w:vanish/>
          <w:sz w:val="24"/>
          <w:szCs w:val="24"/>
          <w:lang w:val="sr-Cyrl-RS"/>
        </w:rPr>
      </w:pPr>
    </w:p>
    <w:p w14:paraId="3C60443E" w14:textId="77777777" w:rsidR="00505DF1" w:rsidRPr="00480820" w:rsidRDefault="00505DF1" w:rsidP="00E6099A">
      <w:pPr>
        <w:pStyle w:val="ListParagraph"/>
        <w:numPr>
          <w:ilvl w:val="1"/>
          <w:numId w:val="10"/>
        </w:numPr>
        <w:jc w:val="both"/>
        <w:rPr>
          <w:vanish/>
          <w:sz w:val="24"/>
          <w:szCs w:val="24"/>
          <w:lang w:val="sr-Cyrl-RS"/>
        </w:rPr>
      </w:pPr>
    </w:p>
    <w:p w14:paraId="368701CA" w14:textId="43C2F427" w:rsidR="00505DF1" w:rsidRPr="00480820" w:rsidRDefault="004A20D8" w:rsidP="00E6099A">
      <w:pPr>
        <w:pStyle w:val="Heading4"/>
        <w:numPr>
          <w:ilvl w:val="2"/>
          <w:numId w:val="10"/>
        </w:numPr>
        <w:rPr>
          <w:b w:val="0"/>
          <w:sz w:val="28"/>
          <w:szCs w:val="28"/>
          <w:lang w:val="sr-Cyrl-RS"/>
        </w:rPr>
      </w:pPr>
      <w:proofErr w:type="spellStart"/>
      <w:r w:rsidRPr="00480820">
        <w:rPr>
          <w:b w:val="0"/>
          <w:sz w:val="28"/>
          <w:szCs w:val="28"/>
          <w:lang w:val="sr-Cyrl-RS"/>
        </w:rPr>
        <w:t>Модбас</w:t>
      </w:r>
      <w:proofErr w:type="spellEnd"/>
      <w:r w:rsidRPr="00480820">
        <w:rPr>
          <w:b w:val="0"/>
          <w:sz w:val="28"/>
          <w:szCs w:val="28"/>
          <w:lang w:val="sr-Cyrl-RS"/>
        </w:rPr>
        <w:t xml:space="preserve"> (</w:t>
      </w:r>
      <w:proofErr w:type="spellStart"/>
      <w:r w:rsidRPr="00480820">
        <w:rPr>
          <w:b w:val="0"/>
          <w:sz w:val="28"/>
          <w:szCs w:val="28"/>
          <w:lang w:val="sr-Cyrl-RS"/>
        </w:rPr>
        <w:t>Modbus</w:t>
      </w:r>
      <w:proofErr w:type="spellEnd"/>
      <w:r w:rsidRPr="00480820">
        <w:rPr>
          <w:b w:val="0"/>
          <w:sz w:val="28"/>
          <w:szCs w:val="28"/>
          <w:lang w:val="sr-Cyrl-RS"/>
        </w:rPr>
        <w:t>) протокол</w:t>
      </w:r>
    </w:p>
    <w:p w14:paraId="237C7467" w14:textId="634CB4B6" w:rsidR="00AF460E" w:rsidRPr="00480820" w:rsidRDefault="00AF460E" w:rsidP="00AF460E">
      <w:pPr>
        <w:jc w:val="both"/>
        <w:rPr>
          <w:lang w:val="sr-Cyrl-RS"/>
        </w:rPr>
      </w:pPr>
    </w:p>
    <w:p w14:paraId="788A46AA" w14:textId="10BD9CFC" w:rsidR="00AF460E" w:rsidRPr="00480820" w:rsidRDefault="0073436B" w:rsidP="00AF460E">
      <w:pPr>
        <w:ind w:firstLine="720"/>
        <w:jc w:val="both"/>
        <w:rPr>
          <w:sz w:val="24"/>
          <w:szCs w:val="24"/>
          <w:lang w:val="sr-Cyrl-RS"/>
        </w:rPr>
      </w:pPr>
      <w:r w:rsidRPr="00480820">
        <w:rPr>
          <w:sz w:val="24"/>
          <w:szCs w:val="24"/>
          <w:lang w:val="sr-Cyrl-R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F460E" w:rsidRPr="00480820">
        <w:rPr>
          <w:sz w:val="24"/>
          <w:szCs w:val="24"/>
          <w:lang w:val="sr-Cyrl-RS"/>
        </w:rPr>
        <w:t>Модбас</w:t>
      </w:r>
      <w:proofErr w:type="spellEnd"/>
      <w:r w:rsidR="00AF460E" w:rsidRPr="00480820">
        <w:rPr>
          <w:sz w:val="24"/>
          <w:szCs w:val="24"/>
          <w:lang w:val="sr-Cyrl-RS"/>
        </w:rPr>
        <w:t xml:space="preserve"> је критичан протокол у омогућавању </w:t>
      </w:r>
      <w:proofErr w:type="spellStart"/>
      <w:r w:rsidR="00AF460E" w:rsidRPr="00480820">
        <w:rPr>
          <w:sz w:val="24"/>
          <w:szCs w:val="24"/>
          <w:lang w:val="sr-Cyrl-RS"/>
        </w:rPr>
        <w:t>инвертерске</w:t>
      </w:r>
      <w:proofErr w:type="spellEnd"/>
      <w:r w:rsidR="00AF460E" w:rsidRPr="00480820">
        <w:rPr>
          <w:sz w:val="24"/>
          <w:szCs w:val="24"/>
          <w:lang w:val="sr-Cyrl-RS"/>
        </w:rPr>
        <w:t xml:space="preserve"> комуникације, омогућава да више различитих уређаја размењује податке међусобно.</w:t>
      </w:r>
    </w:p>
    <w:p w14:paraId="6BC5F140" w14:textId="7D50E130" w:rsidR="00AF460E" w:rsidRPr="00480820" w:rsidRDefault="00AF460E" w:rsidP="00AF460E">
      <w:pPr>
        <w:jc w:val="both"/>
        <w:rPr>
          <w:sz w:val="24"/>
          <w:szCs w:val="24"/>
          <w:lang w:val="sr-Cyrl-RS"/>
        </w:rPr>
      </w:pPr>
    </w:p>
    <w:p w14:paraId="23C50A14" w14:textId="2D96F3B4" w:rsidR="00AF460E" w:rsidRPr="00480820" w:rsidRDefault="00AF460E" w:rsidP="00AF460E">
      <w:pPr>
        <w:jc w:val="both"/>
        <w:rPr>
          <w:sz w:val="24"/>
          <w:szCs w:val="24"/>
          <w:lang w:val="sr-Cyrl-RS"/>
        </w:rPr>
      </w:pPr>
      <w:r w:rsidRPr="00480820">
        <w:rPr>
          <w:sz w:val="24"/>
          <w:szCs w:val="24"/>
          <w:lang w:val="sr-Cyrl-RS"/>
        </w:rPr>
        <w:tab/>
        <w:t xml:space="preserve">То укључује али не ограничава се на, сензорима, </w:t>
      </w:r>
      <w:proofErr w:type="spellStart"/>
      <w:r w:rsidRPr="00480820">
        <w:rPr>
          <w:sz w:val="24"/>
          <w:szCs w:val="24"/>
          <w:lang w:val="sr-Cyrl-RS"/>
        </w:rPr>
        <w:t>актуаторима</w:t>
      </w:r>
      <w:proofErr w:type="spellEnd"/>
      <w:r w:rsidRPr="00480820">
        <w:rPr>
          <w:sz w:val="24"/>
          <w:szCs w:val="24"/>
          <w:lang w:val="sr-Cyrl-RS"/>
        </w:rPr>
        <w:t xml:space="preserve">, контролерима (PLC) и другим уређајима који имају улогу у </w:t>
      </w:r>
      <w:proofErr w:type="spellStart"/>
      <w:r w:rsidRPr="00480820">
        <w:rPr>
          <w:sz w:val="24"/>
          <w:szCs w:val="24"/>
          <w:lang w:val="sr-Cyrl-RS"/>
        </w:rPr>
        <w:t>индустријксој</w:t>
      </w:r>
      <w:proofErr w:type="spellEnd"/>
      <w:r w:rsidRPr="00480820">
        <w:rPr>
          <w:sz w:val="24"/>
          <w:szCs w:val="24"/>
          <w:lang w:val="sr-Cyrl-RS"/>
        </w:rPr>
        <w:t xml:space="preserve"> аутоматизацији.</w:t>
      </w:r>
    </w:p>
    <w:p w14:paraId="59207569" w14:textId="77777777" w:rsidR="00AF460E" w:rsidRPr="00480820" w:rsidRDefault="00AF460E" w:rsidP="00AF460E">
      <w:pPr>
        <w:jc w:val="both"/>
        <w:rPr>
          <w:sz w:val="24"/>
          <w:szCs w:val="24"/>
          <w:lang w:val="sr-Cyrl-RS"/>
        </w:rPr>
      </w:pPr>
    </w:p>
    <w:p w14:paraId="4D45164F" w14:textId="77777777" w:rsidR="00AF460E" w:rsidRPr="00480820" w:rsidRDefault="00AF460E" w:rsidP="00AF460E">
      <w:pPr>
        <w:jc w:val="both"/>
        <w:rPr>
          <w:sz w:val="24"/>
          <w:szCs w:val="24"/>
          <w:lang w:val="sr-Cyrl-RS"/>
        </w:rPr>
      </w:pPr>
      <w:r w:rsidRPr="00480820">
        <w:rPr>
          <w:sz w:val="24"/>
          <w:szCs w:val="24"/>
          <w:lang w:val="sr-Cyrl-RS"/>
        </w:rPr>
        <w:tab/>
        <w:t xml:space="preserve">Одликује га једноставност, добра поузданост, ефикасна комуникација </w:t>
      </w:r>
      <w:proofErr w:type="spellStart"/>
      <w:r w:rsidRPr="00480820">
        <w:rPr>
          <w:sz w:val="24"/>
          <w:szCs w:val="24"/>
          <w:lang w:val="sr-Cyrl-RS"/>
        </w:rPr>
        <w:t>пто</w:t>
      </w:r>
      <w:proofErr w:type="spellEnd"/>
      <w:r w:rsidRPr="00480820">
        <w:rPr>
          <w:sz w:val="24"/>
          <w:szCs w:val="24"/>
          <w:lang w:val="sr-Cyrl-RS"/>
        </w:rPr>
        <w:t xml:space="preserve"> га чини популарним избором за </w:t>
      </w:r>
      <w:proofErr w:type="spellStart"/>
      <w:r w:rsidRPr="00480820">
        <w:rPr>
          <w:sz w:val="24"/>
          <w:szCs w:val="24"/>
          <w:lang w:val="sr-Cyrl-RS"/>
        </w:rPr>
        <w:t>имплементирање</w:t>
      </w:r>
      <w:proofErr w:type="spellEnd"/>
      <w:r w:rsidRPr="00480820">
        <w:rPr>
          <w:sz w:val="24"/>
          <w:szCs w:val="24"/>
          <w:lang w:val="sr-Cyrl-RS"/>
        </w:rPr>
        <w:t xml:space="preserve"> </w:t>
      </w:r>
      <w:proofErr w:type="spellStart"/>
      <w:r w:rsidRPr="00480820">
        <w:rPr>
          <w:sz w:val="24"/>
          <w:szCs w:val="24"/>
          <w:lang w:val="sr-Cyrl-RS"/>
        </w:rPr>
        <w:t>инвертерске</w:t>
      </w:r>
      <w:proofErr w:type="spellEnd"/>
      <w:r w:rsidRPr="00480820">
        <w:rPr>
          <w:sz w:val="24"/>
          <w:szCs w:val="24"/>
          <w:lang w:val="sr-Cyrl-RS"/>
        </w:rPr>
        <w:t xml:space="preserve"> комуникације. </w:t>
      </w:r>
    </w:p>
    <w:p w14:paraId="291D526A" w14:textId="77777777" w:rsidR="00AF460E" w:rsidRPr="00480820" w:rsidRDefault="00AF460E" w:rsidP="00AF460E">
      <w:pPr>
        <w:rPr>
          <w:sz w:val="24"/>
          <w:szCs w:val="24"/>
          <w:lang w:val="sr-Cyrl-RS"/>
        </w:rPr>
      </w:pPr>
    </w:p>
    <w:p w14:paraId="23A6F052" w14:textId="430E008E"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Кен (CAN) протокол</w:t>
      </w:r>
    </w:p>
    <w:p w14:paraId="0B381391" w14:textId="77777777" w:rsidR="007832E9" w:rsidRPr="00480820" w:rsidRDefault="007832E9" w:rsidP="00E13EA4">
      <w:pPr>
        <w:rPr>
          <w:lang w:val="sr-Cyrl-RS"/>
        </w:rPr>
      </w:pPr>
    </w:p>
    <w:p w14:paraId="5598234D" w14:textId="6E7B9053" w:rsidR="00051D4C" w:rsidRPr="00480820" w:rsidRDefault="00525BF8" w:rsidP="009A07A8">
      <w:pPr>
        <w:ind w:firstLine="720"/>
        <w:jc w:val="both"/>
        <w:rPr>
          <w:sz w:val="24"/>
          <w:szCs w:val="24"/>
          <w:lang w:val="sr-Cyrl-RS"/>
        </w:rPr>
      </w:pPr>
      <w:r w:rsidRPr="00480820">
        <w:rPr>
          <w:sz w:val="24"/>
          <w:szCs w:val="24"/>
          <w:lang w:val="sr-Cyrl-RS"/>
        </w:rPr>
        <w:t xml:space="preserve">Кен магистрални </w:t>
      </w:r>
      <w:r w:rsidR="00576887" w:rsidRPr="00480820">
        <w:rPr>
          <w:sz w:val="24"/>
          <w:szCs w:val="24"/>
          <w:lang w:val="sr-Cyrl-RS"/>
        </w:rPr>
        <w:t>(</w:t>
      </w:r>
      <w:proofErr w:type="spellStart"/>
      <w:r w:rsidR="00576887" w:rsidRPr="00480820">
        <w:rPr>
          <w:sz w:val="24"/>
          <w:szCs w:val="24"/>
          <w:lang w:val="sr-Cyrl-RS"/>
        </w:rPr>
        <w:t>Controller</w:t>
      </w:r>
      <w:proofErr w:type="spellEnd"/>
      <w:r w:rsidR="00576887" w:rsidRPr="00480820">
        <w:rPr>
          <w:sz w:val="24"/>
          <w:szCs w:val="24"/>
          <w:lang w:val="sr-Cyrl-RS"/>
        </w:rPr>
        <w:t xml:space="preserve"> </w:t>
      </w:r>
      <w:proofErr w:type="spellStart"/>
      <w:r w:rsidR="00576887" w:rsidRPr="00480820">
        <w:rPr>
          <w:sz w:val="24"/>
          <w:szCs w:val="24"/>
          <w:lang w:val="sr-Cyrl-RS"/>
        </w:rPr>
        <w:t>Area</w:t>
      </w:r>
      <w:proofErr w:type="spellEnd"/>
      <w:r w:rsidR="00576887" w:rsidRPr="00480820">
        <w:rPr>
          <w:sz w:val="24"/>
          <w:szCs w:val="24"/>
          <w:lang w:val="sr-Cyrl-RS"/>
        </w:rPr>
        <w:t xml:space="preserve"> Network) </w:t>
      </w:r>
      <w:r w:rsidRPr="00480820">
        <w:rPr>
          <w:sz w:val="24"/>
          <w:szCs w:val="24"/>
          <w:lang w:val="sr-Cyrl-RS"/>
        </w:rPr>
        <w:t>протокол</w:t>
      </w:r>
      <w:r w:rsidR="00576887" w:rsidRPr="00480820">
        <w:rPr>
          <w:sz w:val="24"/>
          <w:szCs w:val="24"/>
          <w:lang w:val="sr-Cyrl-RS"/>
        </w:rPr>
        <w:t xml:space="preserve"> игра суштинску улогу</w:t>
      </w:r>
      <w:r w:rsidR="009A07A8" w:rsidRPr="00480820">
        <w:rPr>
          <w:sz w:val="24"/>
          <w:szCs w:val="24"/>
          <w:lang w:val="sr-Cyrl-RS"/>
        </w:rPr>
        <w:t xml:space="preserve"> у </w:t>
      </w:r>
      <w:proofErr w:type="spellStart"/>
      <w:r w:rsidR="009A07A8" w:rsidRPr="00480820">
        <w:rPr>
          <w:sz w:val="24"/>
          <w:szCs w:val="24"/>
          <w:lang w:val="sr-Cyrl-RS"/>
        </w:rPr>
        <w:t>инвертерској</w:t>
      </w:r>
      <w:proofErr w:type="spellEnd"/>
      <w:r w:rsidR="009A07A8" w:rsidRPr="00480820">
        <w:rPr>
          <w:sz w:val="24"/>
          <w:szCs w:val="24"/>
          <w:lang w:val="sr-Cyrl-RS"/>
        </w:rPr>
        <w:t xml:space="preserve"> комуникацији</w:t>
      </w:r>
      <w:r w:rsidR="0051374D" w:rsidRPr="00480820">
        <w:rPr>
          <w:sz w:val="24"/>
          <w:szCs w:val="24"/>
          <w:lang w:val="sr-Cyrl-RS"/>
        </w:rPr>
        <w:t>.</w:t>
      </w:r>
    </w:p>
    <w:p w14:paraId="155CA4C9" w14:textId="1E2A6466" w:rsidR="0051374D" w:rsidRPr="00480820" w:rsidRDefault="0051374D" w:rsidP="009A07A8">
      <w:pPr>
        <w:ind w:firstLine="720"/>
        <w:jc w:val="both"/>
        <w:rPr>
          <w:sz w:val="24"/>
          <w:szCs w:val="24"/>
          <w:lang w:val="sr-Cyrl-RS"/>
        </w:rPr>
      </w:pPr>
    </w:p>
    <w:p w14:paraId="42A63868" w14:textId="59CAF683" w:rsidR="0051374D" w:rsidRPr="00480820" w:rsidRDefault="0051374D" w:rsidP="0051374D">
      <w:pPr>
        <w:ind w:firstLine="720"/>
        <w:jc w:val="both"/>
        <w:rPr>
          <w:sz w:val="24"/>
          <w:szCs w:val="24"/>
          <w:lang w:val="sr-Cyrl-RS"/>
        </w:rPr>
      </w:pPr>
      <w:r w:rsidRPr="00480820">
        <w:rPr>
          <w:sz w:val="24"/>
          <w:szCs w:val="24"/>
          <w:lang w:val="sr-Cyrl-RS"/>
        </w:rPr>
        <w:t xml:space="preserve">То је </w:t>
      </w:r>
      <w:proofErr w:type="spellStart"/>
      <w:r w:rsidRPr="00480820">
        <w:rPr>
          <w:sz w:val="24"/>
          <w:szCs w:val="24"/>
          <w:lang w:val="sr-Cyrl-RS"/>
        </w:rPr>
        <w:t>комуникацијони</w:t>
      </w:r>
      <w:proofErr w:type="spellEnd"/>
      <w:r w:rsidRPr="00480820">
        <w:rPr>
          <w:sz w:val="24"/>
          <w:szCs w:val="24"/>
          <w:lang w:val="sr-Cyrl-RS"/>
        </w:rPr>
        <w:t xml:space="preserve"> систем који може да повеже </w:t>
      </w:r>
      <w:proofErr w:type="spellStart"/>
      <w:r w:rsidRPr="00480820">
        <w:rPr>
          <w:sz w:val="24"/>
          <w:szCs w:val="24"/>
          <w:lang w:val="sr-Cyrl-RS"/>
        </w:rPr>
        <w:t>раличите</w:t>
      </w:r>
      <w:proofErr w:type="spellEnd"/>
      <w:r w:rsidRPr="00480820">
        <w:rPr>
          <w:sz w:val="24"/>
          <w:szCs w:val="24"/>
          <w:lang w:val="sr-Cyrl-RS"/>
        </w:rPr>
        <w:t xml:space="preserve"> уређаје и сензоре </w:t>
      </w:r>
      <w:proofErr w:type="spellStart"/>
      <w:r w:rsidRPr="00480820">
        <w:rPr>
          <w:sz w:val="24"/>
          <w:szCs w:val="24"/>
          <w:lang w:val="sr-Cyrl-RS"/>
        </w:rPr>
        <w:t>омогућавајућ</w:t>
      </w:r>
      <w:proofErr w:type="spellEnd"/>
      <w:r w:rsidRPr="00480820">
        <w:rPr>
          <w:sz w:val="24"/>
          <w:szCs w:val="24"/>
          <w:lang w:val="sr-Cyrl-RS"/>
        </w:rPr>
        <w:t xml:space="preserve"> </w:t>
      </w:r>
      <w:r w:rsidR="00E63885" w:rsidRPr="00480820">
        <w:rPr>
          <w:sz w:val="24"/>
          <w:szCs w:val="24"/>
          <w:lang w:val="sr-Cyrl-RS"/>
        </w:rPr>
        <w:t xml:space="preserve">несметану </w:t>
      </w:r>
      <w:r w:rsidRPr="00480820">
        <w:rPr>
          <w:sz w:val="24"/>
          <w:szCs w:val="24"/>
          <w:lang w:val="sr-Cyrl-RS"/>
        </w:rPr>
        <w:t xml:space="preserve">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sidRPr="00480820">
        <w:rPr>
          <w:sz w:val="24"/>
          <w:szCs w:val="24"/>
          <w:lang w:val="sr-Cyrl-RS"/>
        </w:rPr>
        <w:t>пуњачи и друге опреме.</w:t>
      </w:r>
    </w:p>
    <w:p w14:paraId="7378FABE" w14:textId="03383E1E" w:rsidR="007C31E0" w:rsidRPr="00480820" w:rsidRDefault="007C31E0" w:rsidP="0051374D">
      <w:pPr>
        <w:ind w:firstLine="720"/>
        <w:jc w:val="both"/>
        <w:rPr>
          <w:sz w:val="24"/>
          <w:szCs w:val="24"/>
          <w:lang w:val="sr-Cyrl-RS"/>
        </w:rPr>
      </w:pPr>
    </w:p>
    <w:p w14:paraId="1FB3B860" w14:textId="2C76B198" w:rsidR="007C31E0" w:rsidRPr="00480820" w:rsidRDefault="007C31E0" w:rsidP="0051374D">
      <w:pPr>
        <w:ind w:firstLine="720"/>
        <w:jc w:val="both"/>
        <w:rPr>
          <w:sz w:val="24"/>
          <w:szCs w:val="24"/>
          <w:lang w:val="sr-Cyrl-RS"/>
        </w:rPr>
      </w:pPr>
      <w:r w:rsidRPr="00480820">
        <w:rPr>
          <w:sz w:val="24"/>
          <w:szCs w:val="24"/>
          <w:lang w:val="sr-Cyrl-RS"/>
        </w:rPr>
        <w:t>Са Кен маги</w:t>
      </w:r>
      <w:r w:rsidR="00E63885" w:rsidRPr="00480820">
        <w:rPr>
          <w:sz w:val="24"/>
          <w:szCs w:val="24"/>
          <w:lang w:val="sr-Cyrl-RS"/>
        </w:rPr>
        <w:t>с</w:t>
      </w:r>
      <w:r w:rsidRPr="00480820">
        <w:rPr>
          <w:sz w:val="24"/>
          <w:szCs w:val="24"/>
          <w:lang w:val="sr-Cyrl-RS"/>
        </w:rPr>
        <w:t xml:space="preserve">тралом инвертери могу брзо и ефикасно да преносе виталне податке, што је од критичног значаја обезбеђивању </w:t>
      </w:r>
      <w:proofErr w:type="spellStart"/>
      <w:r w:rsidRPr="00480820">
        <w:rPr>
          <w:sz w:val="24"/>
          <w:szCs w:val="24"/>
          <w:lang w:val="sr-Cyrl-RS"/>
        </w:rPr>
        <w:t>префроманси</w:t>
      </w:r>
      <w:proofErr w:type="spellEnd"/>
      <w:r w:rsidRPr="00480820">
        <w:rPr>
          <w:sz w:val="24"/>
          <w:szCs w:val="24"/>
          <w:lang w:val="sr-Cyrl-RS"/>
        </w:rPr>
        <w:t xml:space="preserve"> и стабилности електричне мреже.</w:t>
      </w:r>
    </w:p>
    <w:p w14:paraId="054E4763" w14:textId="27155724" w:rsidR="00F8611F" w:rsidRPr="00480820" w:rsidRDefault="00F8611F" w:rsidP="00F8611F">
      <w:pPr>
        <w:jc w:val="both"/>
        <w:rPr>
          <w:sz w:val="24"/>
          <w:szCs w:val="24"/>
          <w:lang w:val="sr-Cyrl-RS"/>
        </w:rPr>
      </w:pPr>
    </w:p>
    <w:p w14:paraId="78BCC010" w14:textId="66EBECE8" w:rsidR="00F8611F" w:rsidRPr="00480820" w:rsidRDefault="00F8611F" w:rsidP="00F8611F">
      <w:pPr>
        <w:jc w:val="both"/>
        <w:rPr>
          <w:sz w:val="24"/>
          <w:szCs w:val="24"/>
          <w:lang w:val="sr-Cyrl-RS"/>
        </w:rPr>
      </w:pPr>
      <w:r w:rsidRPr="00480820">
        <w:rPr>
          <w:sz w:val="24"/>
          <w:szCs w:val="24"/>
          <w:lang w:val="sr-Cyrl-RS"/>
        </w:rPr>
        <w:tab/>
      </w:r>
      <w:r w:rsidR="000D72E0" w:rsidRPr="0048082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480820" w:rsidRDefault="00525BF8" w:rsidP="004F0242">
      <w:pPr>
        <w:rPr>
          <w:sz w:val="24"/>
          <w:szCs w:val="24"/>
          <w:lang w:val="sr-Cyrl-RS"/>
        </w:rPr>
      </w:pPr>
    </w:p>
    <w:p w14:paraId="265A63FC" w14:textId="3A8A50C9" w:rsidR="00AF460E" w:rsidRPr="00480820" w:rsidRDefault="00AF460E" w:rsidP="00E6099A">
      <w:pPr>
        <w:pStyle w:val="Heading4"/>
        <w:numPr>
          <w:ilvl w:val="2"/>
          <w:numId w:val="10"/>
        </w:numPr>
        <w:rPr>
          <w:b w:val="0"/>
          <w:sz w:val="28"/>
          <w:szCs w:val="28"/>
          <w:lang w:val="sr-Cyrl-RS"/>
        </w:rPr>
      </w:pPr>
      <w:r w:rsidRPr="00480820">
        <w:rPr>
          <w:b w:val="0"/>
          <w:sz w:val="28"/>
          <w:szCs w:val="28"/>
          <w:lang w:val="sr-Cyrl-RS"/>
        </w:rPr>
        <w:t>ОПЦ (OPC) протокол</w:t>
      </w:r>
    </w:p>
    <w:p w14:paraId="674A063C" w14:textId="5B7050CD" w:rsidR="00D81D93" w:rsidRPr="00480820" w:rsidRDefault="00D81D93" w:rsidP="00D81D93">
      <w:pPr>
        <w:jc w:val="both"/>
        <w:rPr>
          <w:sz w:val="24"/>
          <w:szCs w:val="24"/>
          <w:lang w:val="sr-Cyrl-RS"/>
        </w:rPr>
      </w:pPr>
    </w:p>
    <w:p w14:paraId="0C7BFD97" w14:textId="77777777" w:rsidR="002D6E40" w:rsidRPr="00480820" w:rsidRDefault="00D81D93" w:rsidP="002B6F95">
      <w:pPr>
        <w:ind w:firstLine="720"/>
        <w:jc w:val="both"/>
        <w:rPr>
          <w:sz w:val="24"/>
          <w:szCs w:val="24"/>
          <w:lang w:val="sr-Cyrl-RS"/>
        </w:rPr>
      </w:pPr>
      <w:r w:rsidRPr="00480820">
        <w:rPr>
          <w:sz w:val="24"/>
          <w:szCs w:val="24"/>
          <w:lang w:val="sr-Cyrl-RS"/>
        </w:rPr>
        <w:t>ОПЦ (</w:t>
      </w:r>
      <w:proofErr w:type="spellStart"/>
      <w:r w:rsidRPr="00480820">
        <w:rPr>
          <w:sz w:val="24"/>
          <w:szCs w:val="24"/>
          <w:lang w:val="sr-Cyrl-RS"/>
        </w:rPr>
        <w:t>Object</w:t>
      </w:r>
      <w:proofErr w:type="spellEnd"/>
      <w:r w:rsidRPr="00480820">
        <w:rPr>
          <w:sz w:val="24"/>
          <w:szCs w:val="24"/>
          <w:lang w:val="sr-Cyrl-RS"/>
        </w:rPr>
        <w:t xml:space="preserve"> </w:t>
      </w:r>
      <w:proofErr w:type="spellStart"/>
      <w:r w:rsidRPr="00480820">
        <w:rPr>
          <w:sz w:val="24"/>
          <w:szCs w:val="24"/>
          <w:lang w:val="sr-Cyrl-RS"/>
        </w:rPr>
        <w:t>Linking</w:t>
      </w:r>
      <w:proofErr w:type="spellEnd"/>
      <w:r w:rsidRPr="00480820">
        <w:rPr>
          <w:sz w:val="24"/>
          <w:szCs w:val="24"/>
          <w:lang w:val="sr-Cyrl-RS"/>
        </w:rPr>
        <w:t xml:space="preserve"> </w:t>
      </w:r>
      <w:proofErr w:type="spellStart"/>
      <w:r w:rsidRPr="00480820">
        <w:rPr>
          <w:sz w:val="24"/>
          <w:szCs w:val="24"/>
          <w:lang w:val="sr-Cyrl-RS"/>
        </w:rPr>
        <w:t>and</w:t>
      </w:r>
      <w:proofErr w:type="spellEnd"/>
      <w:r w:rsidRPr="00480820">
        <w:rPr>
          <w:sz w:val="24"/>
          <w:szCs w:val="24"/>
          <w:lang w:val="sr-Cyrl-RS"/>
        </w:rPr>
        <w:t xml:space="preserve"> </w:t>
      </w:r>
      <w:proofErr w:type="spellStart"/>
      <w:r w:rsidRPr="00480820">
        <w:rPr>
          <w:sz w:val="24"/>
          <w:szCs w:val="24"/>
          <w:lang w:val="sr-Cyrl-RS"/>
        </w:rPr>
        <w:t>Embedding</w:t>
      </w:r>
      <w:proofErr w:type="spellEnd"/>
      <w:r w:rsidRPr="00480820">
        <w:rPr>
          <w:sz w:val="24"/>
          <w:szCs w:val="24"/>
          <w:lang w:val="sr-Cyrl-RS"/>
        </w:rPr>
        <w:t xml:space="preserve"> </w:t>
      </w:r>
      <w:proofErr w:type="spellStart"/>
      <w:r w:rsidRPr="00480820">
        <w:rPr>
          <w:sz w:val="24"/>
          <w:szCs w:val="24"/>
          <w:lang w:val="sr-Cyrl-RS"/>
        </w:rPr>
        <w:t>for</w:t>
      </w:r>
      <w:proofErr w:type="spellEnd"/>
      <w:r w:rsidRPr="00480820">
        <w:rPr>
          <w:sz w:val="24"/>
          <w:szCs w:val="24"/>
          <w:lang w:val="sr-Cyrl-RS"/>
        </w:rPr>
        <w:t xml:space="preserve"> </w:t>
      </w:r>
      <w:proofErr w:type="spellStart"/>
      <w:r w:rsidRPr="00480820">
        <w:rPr>
          <w:sz w:val="24"/>
          <w:szCs w:val="24"/>
          <w:lang w:val="sr-Cyrl-RS"/>
        </w:rPr>
        <w:t>Process</w:t>
      </w:r>
      <w:proofErr w:type="spellEnd"/>
      <w:r w:rsidRPr="00480820">
        <w:rPr>
          <w:sz w:val="24"/>
          <w:szCs w:val="24"/>
          <w:lang w:val="sr-Cyrl-RS"/>
        </w:rPr>
        <w:t xml:space="preserve"> </w:t>
      </w:r>
      <w:proofErr w:type="spellStart"/>
      <w:r w:rsidRPr="00480820">
        <w:rPr>
          <w:sz w:val="24"/>
          <w:szCs w:val="24"/>
          <w:lang w:val="sr-Cyrl-RS"/>
        </w:rPr>
        <w:t>Control</w:t>
      </w:r>
      <w:proofErr w:type="spellEnd"/>
      <w:r w:rsidRPr="00480820">
        <w:rPr>
          <w:sz w:val="24"/>
          <w:szCs w:val="24"/>
          <w:lang w:val="sr-Cyrl-RS"/>
        </w:rPr>
        <w:t xml:space="preserve">) протокол има јако широку примену у </w:t>
      </w:r>
      <w:proofErr w:type="spellStart"/>
      <w:r w:rsidRPr="00480820">
        <w:rPr>
          <w:sz w:val="24"/>
          <w:szCs w:val="24"/>
          <w:lang w:val="sr-Cyrl-RS"/>
        </w:rPr>
        <w:t>индустриским</w:t>
      </w:r>
      <w:proofErr w:type="spellEnd"/>
      <w:r w:rsidRPr="00480820">
        <w:rPr>
          <w:sz w:val="24"/>
          <w:szCs w:val="24"/>
          <w:lang w:val="sr-Cyrl-RS"/>
        </w:rPr>
        <w:t xml:space="preserve"> контролиним системима, што укључује комуникацију соларних претварача.</w:t>
      </w:r>
    </w:p>
    <w:p w14:paraId="4DE8EA4D" w14:textId="77777777" w:rsidR="002D6E40" w:rsidRPr="00480820" w:rsidRDefault="002D6E40" w:rsidP="002B6F95">
      <w:pPr>
        <w:ind w:firstLine="720"/>
        <w:jc w:val="both"/>
        <w:rPr>
          <w:sz w:val="24"/>
          <w:szCs w:val="24"/>
          <w:lang w:val="sr-Cyrl-RS"/>
        </w:rPr>
      </w:pPr>
    </w:p>
    <w:p w14:paraId="7ED89C77" w14:textId="134D7208" w:rsidR="00D81D93" w:rsidRPr="00480820" w:rsidRDefault="00D81D93" w:rsidP="002B6F95">
      <w:pPr>
        <w:ind w:firstLine="720"/>
        <w:jc w:val="both"/>
        <w:rPr>
          <w:sz w:val="24"/>
          <w:szCs w:val="24"/>
          <w:lang w:val="sr-Cyrl-RS"/>
        </w:rPr>
      </w:pPr>
      <w:r w:rsidRPr="00480820">
        <w:rPr>
          <w:sz w:val="24"/>
          <w:szCs w:val="24"/>
          <w:lang w:val="sr-Cyrl-RS"/>
        </w:rPr>
        <w:t xml:space="preserve"> </w:t>
      </w:r>
      <w:r w:rsidR="00B43A87" w:rsidRPr="00480820">
        <w:rPr>
          <w:sz w:val="24"/>
          <w:szCs w:val="24"/>
          <w:lang w:val="sr-Cyrl-RS"/>
        </w:rPr>
        <w:t>Омогућава размену података из</w:t>
      </w:r>
      <w:r w:rsidR="00BA1C70" w:rsidRPr="00480820">
        <w:rPr>
          <w:sz w:val="24"/>
          <w:szCs w:val="24"/>
          <w:lang w:val="sr-Cyrl-RS"/>
        </w:rPr>
        <w:t xml:space="preserve">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w:t>
      </w:r>
      <w:proofErr w:type="spellStart"/>
      <w:r w:rsidR="00BA1C70" w:rsidRPr="00480820">
        <w:rPr>
          <w:sz w:val="24"/>
          <w:szCs w:val="24"/>
          <w:lang w:val="sr-Cyrl-RS"/>
        </w:rPr>
        <w:t>гејтвеј</w:t>
      </w:r>
      <w:proofErr w:type="spellEnd"/>
      <w:r w:rsidR="00BA1C70" w:rsidRPr="00480820">
        <w:rPr>
          <w:sz w:val="24"/>
          <w:szCs w:val="24"/>
          <w:lang w:val="sr-Cyrl-RS"/>
        </w:rPr>
        <w:t xml:space="preserve"> (</w:t>
      </w:r>
      <w:proofErr w:type="spellStart"/>
      <w:r w:rsidR="00BA1C70" w:rsidRPr="00480820">
        <w:rPr>
          <w:sz w:val="24"/>
          <w:szCs w:val="24"/>
          <w:lang w:val="sr-Cyrl-RS"/>
        </w:rPr>
        <w:t>gateway</w:t>
      </w:r>
      <w:proofErr w:type="spellEnd"/>
      <w:r w:rsidR="00BA1C70" w:rsidRPr="00480820">
        <w:rPr>
          <w:sz w:val="24"/>
          <w:szCs w:val="24"/>
          <w:lang w:val="sr-Cyrl-RS"/>
        </w:rPr>
        <w:t xml:space="preserve">) или </w:t>
      </w:r>
      <w:proofErr w:type="spellStart"/>
      <w:r w:rsidR="00BA1C70" w:rsidRPr="00480820">
        <w:rPr>
          <w:sz w:val="24"/>
          <w:szCs w:val="24"/>
          <w:lang w:val="sr-Cyrl-RS"/>
        </w:rPr>
        <w:t>интерфјес</w:t>
      </w:r>
      <w:proofErr w:type="spellEnd"/>
      <w:r w:rsidR="00BA1C70" w:rsidRPr="00480820">
        <w:rPr>
          <w:sz w:val="24"/>
          <w:szCs w:val="24"/>
          <w:lang w:val="sr-Cyrl-RS"/>
        </w:rPr>
        <w:t xml:space="preserve"> (interface), чиме омогућава мапирање података између уређаја и ИВР протокола.</w:t>
      </w:r>
      <w:r w:rsidR="00A22837" w:rsidRPr="00480820">
        <w:rPr>
          <w:sz w:val="24"/>
          <w:szCs w:val="24"/>
          <w:lang w:val="sr-Cyrl-RS"/>
        </w:rPr>
        <w:t xml:space="preserve"> </w:t>
      </w:r>
    </w:p>
    <w:p w14:paraId="1D1C5D7F" w14:textId="643B9AA4" w:rsidR="00AE2DEA" w:rsidRPr="00480820" w:rsidRDefault="00AE2DEA" w:rsidP="002B6F95">
      <w:pPr>
        <w:ind w:firstLine="720"/>
        <w:jc w:val="both"/>
        <w:rPr>
          <w:sz w:val="24"/>
          <w:szCs w:val="24"/>
          <w:lang w:val="sr-Cyrl-RS"/>
        </w:rPr>
      </w:pPr>
    </w:p>
    <w:p w14:paraId="43F7444D" w14:textId="1F96D538" w:rsidR="00425FA0" w:rsidRPr="00480820" w:rsidRDefault="00AE2DEA" w:rsidP="00BB0A95">
      <w:pPr>
        <w:ind w:firstLine="720"/>
        <w:jc w:val="both"/>
        <w:rPr>
          <w:sz w:val="24"/>
          <w:szCs w:val="24"/>
          <w:lang w:val="sr-Cyrl-RS"/>
        </w:rPr>
      </w:pPr>
      <w:r w:rsidRPr="00480820">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sidRPr="00480820">
        <w:rPr>
          <w:sz w:val="24"/>
          <w:szCs w:val="24"/>
          <w:lang w:val="sr-Cyrl-RS"/>
        </w:rPr>
        <w:t xml:space="preserve"> </w:t>
      </w:r>
      <w:proofErr w:type="spellStart"/>
      <w:r w:rsidR="00897775" w:rsidRPr="00480820">
        <w:rPr>
          <w:sz w:val="24"/>
          <w:szCs w:val="24"/>
          <w:lang w:val="sr-Cyrl-RS"/>
        </w:rPr>
        <w:t>Омпогућавањем</w:t>
      </w:r>
      <w:proofErr w:type="spellEnd"/>
      <w:r w:rsidR="00897775" w:rsidRPr="00480820">
        <w:rPr>
          <w:sz w:val="24"/>
          <w:szCs w:val="24"/>
          <w:lang w:val="sr-Cyrl-RS"/>
        </w:rPr>
        <w:t xml:space="preserve"> једноставне комуникације између претварача и СЦАДА, ОПЦ протокол помаже побољшању перформанса и ефикасности </w:t>
      </w:r>
      <w:proofErr w:type="spellStart"/>
      <w:r w:rsidR="00897775" w:rsidRPr="00480820">
        <w:rPr>
          <w:sz w:val="24"/>
          <w:szCs w:val="24"/>
          <w:lang w:val="sr-Cyrl-RS"/>
        </w:rPr>
        <w:t>индустријких</w:t>
      </w:r>
      <w:proofErr w:type="spellEnd"/>
      <w:r w:rsidR="00897775" w:rsidRPr="00480820">
        <w:rPr>
          <w:sz w:val="24"/>
          <w:szCs w:val="24"/>
          <w:lang w:val="sr-Cyrl-RS"/>
        </w:rPr>
        <w:t xml:space="preserve"> система</w:t>
      </w:r>
      <w:r w:rsidR="00A03B1C" w:rsidRPr="00480820">
        <w:rPr>
          <w:sz w:val="24"/>
          <w:szCs w:val="24"/>
          <w:lang w:val="sr-Cyrl-RS"/>
        </w:rPr>
        <w:t>.</w:t>
      </w:r>
    </w:p>
    <w:p w14:paraId="60C6FF8D" w14:textId="77777777" w:rsidR="0073436B" w:rsidRPr="00480820" w:rsidRDefault="0073436B" w:rsidP="00BB0A95">
      <w:pPr>
        <w:ind w:firstLine="720"/>
        <w:jc w:val="both"/>
        <w:rPr>
          <w:sz w:val="24"/>
          <w:szCs w:val="24"/>
          <w:lang w:val="sr-Cyrl-RS"/>
        </w:rPr>
      </w:pPr>
    </w:p>
    <w:p w14:paraId="28CBD0B1" w14:textId="5EE32533" w:rsidR="004C0F64" w:rsidRPr="00480820" w:rsidRDefault="004C0F64" w:rsidP="00E6099A">
      <w:pPr>
        <w:pStyle w:val="Heading4"/>
        <w:numPr>
          <w:ilvl w:val="2"/>
          <w:numId w:val="10"/>
        </w:numPr>
        <w:rPr>
          <w:b w:val="0"/>
          <w:sz w:val="28"/>
          <w:szCs w:val="28"/>
          <w:lang w:val="sr-Cyrl-RS"/>
        </w:rPr>
      </w:pPr>
      <w:r w:rsidRPr="00480820">
        <w:rPr>
          <w:b w:val="0"/>
          <w:sz w:val="28"/>
          <w:szCs w:val="28"/>
          <w:lang w:val="sr-Cyrl-RS"/>
        </w:rPr>
        <w:t xml:space="preserve">ДНП3 (DNP3) </w:t>
      </w:r>
      <w:proofErr w:type="spellStart"/>
      <w:r w:rsidRPr="00480820">
        <w:rPr>
          <w:b w:val="0"/>
          <w:sz w:val="28"/>
          <w:szCs w:val="28"/>
          <w:lang w:val="sr-Cyrl-RS"/>
        </w:rPr>
        <w:t>проткол</w:t>
      </w:r>
      <w:proofErr w:type="spellEnd"/>
    </w:p>
    <w:p w14:paraId="4F55E985" w14:textId="78C1CD77" w:rsidR="00EC03D6" w:rsidRPr="00480820" w:rsidRDefault="00EC03D6" w:rsidP="00862389">
      <w:pPr>
        <w:jc w:val="both"/>
        <w:rPr>
          <w:lang w:val="sr-Cyrl-RS"/>
        </w:rPr>
      </w:pPr>
    </w:p>
    <w:p w14:paraId="3DF4400C" w14:textId="37FBCFE4" w:rsidR="00BB5166" w:rsidRPr="00480820" w:rsidRDefault="003502F0" w:rsidP="003502F0">
      <w:pPr>
        <w:ind w:firstLine="720"/>
        <w:jc w:val="both"/>
        <w:rPr>
          <w:sz w:val="24"/>
          <w:szCs w:val="24"/>
          <w:lang w:val="sr-Cyrl-RS"/>
        </w:rPr>
      </w:pPr>
      <w:r w:rsidRPr="00480820">
        <w:rPr>
          <w:sz w:val="24"/>
          <w:szCs w:val="24"/>
          <w:lang w:val="sr-Cyrl-RS"/>
        </w:rPr>
        <w:t xml:space="preserve">ДНП3 протокол је кључан за остваривање паметне електричне мреже јер олакшава комуникацију између </w:t>
      </w:r>
      <w:proofErr w:type="spellStart"/>
      <w:r w:rsidRPr="00480820">
        <w:rPr>
          <w:sz w:val="24"/>
          <w:szCs w:val="24"/>
          <w:lang w:val="sr-Cyrl-RS"/>
        </w:rPr>
        <w:t>инвертерских</w:t>
      </w:r>
      <w:proofErr w:type="spellEnd"/>
      <w:r w:rsidRPr="00480820">
        <w:rPr>
          <w:sz w:val="24"/>
          <w:szCs w:val="24"/>
          <w:lang w:val="sr-Cyrl-RS"/>
        </w:rPr>
        <w:t xml:space="preserve"> система и других уређаја у мрежи. Како је све </w:t>
      </w:r>
      <w:proofErr w:type="spellStart"/>
      <w:r w:rsidRPr="00480820">
        <w:rPr>
          <w:sz w:val="24"/>
          <w:szCs w:val="24"/>
          <w:lang w:val="sr-Cyrl-RS"/>
        </w:rPr>
        <w:t>випе</w:t>
      </w:r>
      <w:proofErr w:type="spellEnd"/>
      <w:r w:rsidRPr="00480820">
        <w:rPr>
          <w:sz w:val="24"/>
          <w:szCs w:val="24"/>
          <w:lang w:val="sr-Cyrl-RS"/>
        </w:rPr>
        <w:t xml:space="preserve"> </w:t>
      </w:r>
      <w:proofErr w:type="spellStart"/>
      <w:r w:rsidRPr="00480820">
        <w:rPr>
          <w:sz w:val="24"/>
          <w:szCs w:val="24"/>
          <w:lang w:val="sr-Cyrl-RS"/>
        </w:rPr>
        <w:t>дистрибуиранх</w:t>
      </w:r>
      <w:proofErr w:type="spellEnd"/>
      <w:r w:rsidRPr="00480820">
        <w:rPr>
          <w:sz w:val="24"/>
          <w:szCs w:val="24"/>
          <w:lang w:val="sr-Cyrl-RS"/>
        </w:rPr>
        <w:t xml:space="preserve">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Pr="00480820" w:rsidRDefault="00F63F75" w:rsidP="003502F0">
      <w:pPr>
        <w:ind w:firstLine="720"/>
        <w:jc w:val="both"/>
        <w:rPr>
          <w:sz w:val="24"/>
          <w:szCs w:val="24"/>
          <w:lang w:val="sr-Cyrl-RS"/>
        </w:rPr>
      </w:pPr>
    </w:p>
    <w:p w14:paraId="0808586F" w14:textId="29BE4C0A" w:rsidR="00F63F75" w:rsidRPr="00480820" w:rsidRDefault="00C4596D" w:rsidP="003502F0">
      <w:pPr>
        <w:ind w:firstLine="720"/>
        <w:jc w:val="both"/>
        <w:rPr>
          <w:sz w:val="24"/>
          <w:szCs w:val="24"/>
          <w:lang w:val="sr-Cyrl-RS"/>
        </w:rPr>
      </w:pPr>
      <w:r w:rsidRPr="00480820">
        <w:rPr>
          <w:sz w:val="24"/>
          <w:szCs w:val="24"/>
          <w:lang w:val="sr-Cyrl-RS"/>
        </w:rPr>
        <w:t xml:space="preserve">Са ДНП3 протоколом претварач и контролни систем могу да деле податке у реалном времену, укључујући податке о </w:t>
      </w:r>
      <w:proofErr w:type="spellStart"/>
      <w:r w:rsidRPr="00480820">
        <w:rPr>
          <w:sz w:val="24"/>
          <w:szCs w:val="24"/>
          <w:lang w:val="sr-Cyrl-RS"/>
        </w:rPr>
        <w:t>призводњи</w:t>
      </w:r>
      <w:proofErr w:type="spellEnd"/>
      <w:r w:rsidRPr="00480820">
        <w:rPr>
          <w:sz w:val="24"/>
          <w:szCs w:val="24"/>
          <w:lang w:val="sr-Cyrl-RS"/>
        </w:rPr>
        <w:t xml:space="preserve"> енергије и потрошњи. Ово је неопходно за осигурање одређеног </w:t>
      </w:r>
      <w:proofErr w:type="spellStart"/>
      <w:r w:rsidRPr="00480820">
        <w:rPr>
          <w:sz w:val="24"/>
          <w:szCs w:val="24"/>
          <w:lang w:val="sr-Cyrl-RS"/>
        </w:rPr>
        <w:t>нивоас</w:t>
      </w:r>
      <w:proofErr w:type="spellEnd"/>
      <w:r w:rsidRPr="00480820">
        <w:rPr>
          <w:sz w:val="24"/>
          <w:szCs w:val="24"/>
          <w:lang w:val="sr-Cyrl-RS"/>
        </w:rPr>
        <w:t xml:space="preserve"> поузданости мреже.</w:t>
      </w:r>
    </w:p>
    <w:p w14:paraId="0477EF55" w14:textId="08253F3D" w:rsidR="005D5CA7" w:rsidRPr="00480820" w:rsidRDefault="005D5CA7" w:rsidP="003502F0">
      <w:pPr>
        <w:ind w:firstLine="720"/>
        <w:jc w:val="both"/>
        <w:rPr>
          <w:sz w:val="24"/>
          <w:szCs w:val="24"/>
          <w:lang w:val="sr-Cyrl-RS"/>
        </w:rPr>
      </w:pPr>
    </w:p>
    <w:p w14:paraId="17F7B2D9" w14:textId="59502FC0" w:rsidR="005D5CA7" w:rsidRPr="00480820" w:rsidRDefault="005D5CA7" w:rsidP="003502F0">
      <w:pPr>
        <w:ind w:firstLine="720"/>
        <w:jc w:val="both"/>
        <w:rPr>
          <w:sz w:val="24"/>
          <w:szCs w:val="24"/>
          <w:lang w:val="sr-Cyrl-RS"/>
        </w:rPr>
      </w:pPr>
      <w:r w:rsidRPr="00480820">
        <w:rPr>
          <w:sz w:val="24"/>
          <w:szCs w:val="24"/>
          <w:lang w:val="sr-Cyrl-RS"/>
        </w:rPr>
        <w:t xml:space="preserve">Штавише ДНП3 протокол </w:t>
      </w:r>
      <w:r w:rsidR="00DB3FD0" w:rsidRPr="00480820">
        <w:rPr>
          <w:sz w:val="24"/>
          <w:szCs w:val="24"/>
          <w:lang w:val="sr-Cyrl-RS"/>
        </w:rPr>
        <w:t xml:space="preserve">омогућава напредне </w:t>
      </w:r>
      <w:proofErr w:type="spellStart"/>
      <w:r w:rsidR="00DB3FD0" w:rsidRPr="00480820">
        <w:rPr>
          <w:sz w:val="24"/>
          <w:szCs w:val="24"/>
          <w:lang w:val="sr-Cyrl-RS"/>
        </w:rPr>
        <w:t>мпрежне</w:t>
      </w:r>
      <w:proofErr w:type="spellEnd"/>
      <w:r w:rsidR="00DB3FD0" w:rsidRPr="00480820">
        <w:rPr>
          <w:sz w:val="24"/>
          <w:szCs w:val="24"/>
          <w:lang w:val="sr-Cyrl-RS"/>
        </w:rPr>
        <w:t xml:space="preserve"> </w:t>
      </w:r>
      <w:proofErr w:type="spellStart"/>
      <w:r w:rsidR="00DB3FD0" w:rsidRPr="00480820">
        <w:rPr>
          <w:sz w:val="24"/>
          <w:szCs w:val="24"/>
          <w:lang w:val="sr-Cyrl-RS"/>
        </w:rPr>
        <w:t>услуке</w:t>
      </w:r>
      <w:proofErr w:type="spellEnd"/>
      <w:r w:rsidR="00DB3FD0" w:rsidRPr="00480820">
        <w:rPr>
          <w:sz w:val="24"/>
          <w:szCs w:val="24"/>
          <w:lang w:val="sr-Cyrl-RS"/>
        </w:rPr>
        <w:t xml:space="preserve"> као што су регулација напона и одзив на потражњу обезбеђујући стабилност и ефикасност чак и променљивом окружењу.</w:t>
      </w:r>
    </w:p>
    <w:p w14:paraId="2B0FB25F" w14:textId="77777777" w:rsidR="00BB0A95" w:rsidRPr="00480820" w:rsidRDefault="00BB0A95" w:rsidP="003502F0">
      <w:pPr>
        <w:ind w:firstLine="720"/>
        <w:jc w:val="both"/>
        <w:rPr>
          <w:sz w:val="24"/>
          <w:szCs w:val="24"/>
          <w:lang w:val="sr-Cyrl-RS"/>
        </w:rPr>
      </w:pPr>
    </w:p>
    <w:p w14:paraId="29D8B210" w14:textId="77777777" w:rsidR="00BB0A95" w:rsidRPr="00480820" w:rsidRDefault="00BB0A95" w:rsidP="003502F0">
      <w:pPr>
        <w:ind w:firstLine="720"/>
        <w:jc w:val="both"/>
        <w:rPr>
          <w:sz w:val="24"/>
          <w:szCs w:val="24"/>
          <w:lang w:val="sr-Cyrl-RS"/>
        </w:rPr>
      </w:pPr>
    </w:p>
    <w:p w14:paraId="5580D565" w14:textId="77777777" w:rsidR="00BB0A95" w:rsidRPr="00480820" w:rsidRDefault="00BB0A95" w:rsidP="003502F0">
      <w:pPr>
        <w:ind w:firstLine="720"/>
        <w:jc w:val="both"/>
        <w:rPr>
          <w:sz w:val="24"/>
          <w:szCs w:val="24"/>
          <w:lang w:val="sr-Cyrl-RS"/>
        </w:rPr>
      </w:pPr>
    </w:p>
    <w:p w14:paraId="45EDFE26" w14:textId="77777777" w:rsidR="00BB0A95" w:rsidRPr="00480820" w:rsidRDefault="00BB0A95" w:rsidP="003502F0">
      <w:pPr>
        <w:ind w:firstLine="720"/>
        <w:jc w:val="both"/>
        <w:rPr>
          <w:sz w:val="24"/>
          <w:szCs w:val="24"/>
          <w:lang w:val="sr-Cyrl-RS"/>
        </w:rPr>
      </w:pPr>
    </w:p>
    <w:p w14:paraId="4E374C03" w14:textId="77777777" w:rsidR="00BB0A95" w:rsidRPr="00480820" w:rsidRDefault="00BB0A95" w:rsidP="003502F0">
      <w:pPr>
        <w:ind w:firstLine="720"/>
        <w:jc w:val="both"/>
        <w:rPr>
          <w:sz w:val="24"/>
          <w:szCs w:val="24"/>
          <w:lang w:val="sr-Cyrl-RS"/>
        </w:rPr>
      </w:pPr>
    </w:p>
    <w:p w14:paraId="59693D68" w14:textId="77777777" w:rsidR="00BB0A95" w:rsidRPr="00480820" w:rsidRDefault="00BB0A95" w:rsidP="003502F0">
      <w:pPr>
        <w:ind w:firstLine="720"/>
        <w:jc w:val="both"/>
        <w:rPr>
          <w:sz w:val="24"/>
          <w:szCs w:val="24"/>
          <w:lang w:val="sr-Cyrl-RS"/>
        </w:rPr>
      </w:pPr>
    </w:p>
    <w:p w14:paraId="17ED02CC" w14:textId="77777777" w:rsidR="00BB0A95" w:rsidRPr="00480820" w:rsidRDefault="00BB0A95" w:rsidP="003502F0">
      <w:pPr>
        <w:ind w:firstLine="720"/>
        <w:jc w:val="both"/>
        <w:rPr>
          <w:sz w:val="24"/>
          <w:szCs w:val="24"/>
          <w:lang w:val="sr-Cyrl-RS"/>
        </w:rPr>
      </w:pPr>
    </w:p>
    <w:p w14:paraId="26DAF87A" w14:textId="77777777" w:rsidR="00BB0A95" w:rsidRPr="00480820" w:rsidRDefault="00BB0A95" w:rsidP="003502F0">
      <w:pPr>
        <w:ind w:firstLine="720"/>
        <w:jc w:val="both"/>
        <w:rPr>
          <w:sz w:val="24"/>
          <w:szCs w:val="24"/>
          <w:lang w:val="sr-Cyrl-RS"/>
        </w:rPr>
      </w:pPr>
    </w:p>
    <w:p w14:paraId="45E09AAC" w14:textId="77777777" w:rsidR="00BB0A95" w:rsidRPr="00480820" w:rsidRDefault="00BB0A95" w:rsidP="003502F0">
      <w:pPr>
        <w:ind w:firstLine="720"/>
        <w:jc w:val="both"/>
        <w:rPr>
          <w:sz w:val="24"/>
          <w:szCs w:val="24"/>
          <w:lang w:val="sr-Cyrl-RS"/>
        </w:rPr>
      </w:pPr>
    </w:p>
    <w:p w14:paraId="49148A03" w14:textId="77777777" w:rsidR="00BB0A95" w:rsidRPr="00480820" w:rsidRDefault="00BB0A95" w:rsidP="003502F0">
      <w:pPr>
        <w:ind w:firstLine="720"/>
        <w:jc w:val="both"/>
        <w:rPr>
          <w:sz w:val="24"/>
          <w:szCs w:val="24"/>
          <w:lang w:val="sr-Cyrl-RS"/>
        </w:rPr>
      </w:pPr>
    </w:p>
    <w:p w14:paraId="6C18520F" w14:textId="77777777" w:rsidR="00BB0A95" w:rsidRPr="00480820" w:rsidRDefault="00BB0A95" w:rsidP="003502F0">
      <w:pPr>
        <w:ind w:firstLine="720"/>
        <w:jc w:val="both"/>
        <w:rPr>
          <w:sz w:val="24"/>
          <w:szCs w:val="24"/>
          <w:lang w:val="sr-Cyrl-RS"/>
        </w:rPr>
      </w:pPr>
    </w:p>
    <w:p w14:paraId="30EC089C" w14:textId="77777777" w:rsidR="00BB0A95" w:rsidRPr="00480820" w:rsidRDefault="00BB0A95" w:rsidP="003502F0">
      <w:pPr>
        <w:ind w:firstLine="720"/>
        <w:jc w:val="both"/>
        <w:rPr>
          <w:sz w:val="24"/>
          <w:szCs w:val="24"/>
          <w:lang w:val="sr-Cyrl-RS"/>
        </w:rPr>
      </w:pPr>
    </w:p>
    <w:p w14:paraId="7B6A89E5" w14:textId="77777777" w:rsidR="00BB0A95" w:rsidRPr="00480820" w:rsidRDefault="00BB0A95" w:rsidP="003502F0">
      <w:pPr>
        <w:ind w:firstLine="720"/>
        <w:jc w:val="both"/>
        <w:rPr>
          <w:sz w:val="24"/>
          <w:szCs w:val="24"/>
          <w:lang w:val="sr-Cyrl-RS"/>
        </w:rPr>
      </w:pPr>
    </w:p>
    <w:p w14:paraId="473C6581" w14:textId="77777777" w:rsidR="00BB0A95" w:rsidRPr="00480820" w:rsidRDefault="00BB0A95" w:rsidP="003502F0">
      <w:pPr>
        <w:ind w:firstLine="720"/>
        <w:jc w:val="both"/>
        <w:rPr>
          <w:sz w:val="24"/>
          <w:szCs w:val="24"/>
          <w:lang w:val="sr-Cyrl-RS"/>
        </w:rPr>
      </w:pPr>
    </w:p>
    <w:p w14:paraId="1F1E51BE" w14:textId="77777777" w:rsidR="00BB0A95" w:rsidRPr="00480820" w:rsidRDefault="00BB0A95" w:rsidP="003502F0">
      <w:pPr>
        <w:ind w:firstLine="720"/>
        <w:jc w:val="both"/>
        <w:rPr>
          <w:sz w:val="24"/>
          <w:szCs w:val="24"/>
          <w:lang w:val="sr-Cyrl-RS"/>
        </w:rPr>
      </w:pPr>
    </w:p>
    <w:p w14:paraId="57E3B664" w14:textId="77777777" w:rsidR="00BB0A95" w:rsidRPr="00480820" w:rsidRDefault="00BB0A95" w:rsidP="003502F0">
      <w:pPr>
        <w:ind w:firstLine="720"/>
        <w:jc w:val="both"/>
        <w:rPr>
          <w:sz w:val="24"/>
          <w:szCs w:val="24"/>
          <w:lang w:val="sr-Cyrl-RS"/>
        </w:rPr>
      </w:pPr>
    </w:p>
    <w:p w14:paraId="0188CB5D" w14:textId="77777777" w:rsidR="00BB0A95" w:rsidRPr="00480820" w:rsidRDefault="00BB0A95" w:rsidP="003502F0">
      <w:pPr>
        <w:ind w:firstLine="720"/>
        <w:jc w:val="both"/>
        <w:rPr>
          <w:sz w:val="24"/>
          <w:szCs w:val="24"/>
          <w:lang w:val="sr-Cyrl-RS"/>
        </w:rPr>
      </w:pPr>
    </w:p>
    <w:p w14:paraId="0E00443E" w14:textId="77777777" w:rsidR="00BB0A95" w:rsidRPr="00480820" w:rsidRDefault="00BB0A95" w:rsidP="003502F0">
      <w:pPr>
        <w:ind w:firstLine="720"/>
        <w:jc w:val="both"/>
        <w:rPr>
          <w:sz w:val="24"/>
          <w:szCs w:val="24"/>
          <w:lang w:val="sr-Cyrl-RS"/>
        </w:rPr>
      </w:pPr>
    </w:p>
    <w:p w14:paraId="22C2B4B1" w14:textId="77777777" w:rsidR="00BB0A95" w:rsidRPr="00480820" w:rsidRDefault="00BB0A95" w:rsidP="003502F0">
      <w:pPr>
        <w:ind w:firstLine="720"/>
        <w:jc w:val="both"/>
        <w:rPr>
          <w:sz w:val="24"/>
          <w:szCs w:val="24"/>
          <w:lang w:val="sr-Cyrl-RS"/>
        </w:rPr>
      </w:pPr>
    </w:p>
    <w:p w14:paraId="21B7A08D" w14:textId="77777777" w:rsidR="00BB0A95" w:rsidRPr="00480820" w:rsidRDefault="00BB0A95" w:rsidP="003502F0">
      <w:pPr>
        <w:ind w:firstLine="720"/>
        <w:jc w:val="both"/>
        <w:rPr>
          <w:sz w:val="24"/>
          <w:szCs w:val="24"/>
          <w:lang w:val="sr-Cyrl-RS"/>
        </w:rPr>
      </w:pPr>
    </w:p>
    <w:p w14:paraId="6A18DBF3" w14:textId="77777777" w:rsidR="00BB0A95" w:rsidRPr="00480820" w:rsidRDefault="00BB0A95" w:rsidP="003502F0">
      <w:pPr>
        <w:ind w:firstLine="720"/>
        <w:jc w:val="both"/>
        <w:rPr>
          <w:sz w:val="24"/>
          <w:szCs w:val="24"/>
          <w:lang w:val="sr-Cyrl-RS"/>
        </w:rPr>
      </w:pPr>
    </w:p>
    <w:p w14:paraId="5CF94141" w14:textId="77777777" w:rsidR="00BB0A95" w:rsidRPr="00480820" w:rsidRDefault="00BB0A95" w:rsidP="003502F0">
      <w:pPr>
        <w:ind w:firstLine="720"/>
        <w:jc w:val="both"/>
        <w:rPr>
          <w:sz w:val="24"/>
          <w:szCs w:val="24"/>
          <w:lang w:val="sr-Cyrl-RS"/>
        </w:rPr>
      </w:pPr>
    </w:p>
    <w:p w14:paraId="4FB06059" w14:textId="77777777" w:rsidR="00BB0A95" w:rsidRPr="00480820" w:rsidRDefault="00BB0A95" w:rsidP="003502F0">
      <w:pPr>
        <w:ind w:firstLine="720"/>
        <w:jc w:val="both"/>
        <w:rPr>
          <w:sz w:val="24"/>
          <w:szCs w:val="24"/>
          <w:lang w:val="sr-Cyrl-RS"/>
        </w:rPr>
      </w:pPr>
    </w:p>
    <w:p w14:paraId="3F85347C" w14:textId="77777777" w:rsidR="00BB0A95" w:rsidRPr="00480820" w:rsidRDefault="00BB0A95" w:rsidP="003502F0">
      <w:pPr>
        <w:ind w:firstLine="720"/>
        <w:jc w:val="both"/>
        <w:rPr>
          <w:sz w:val="24"/>
          <w:szCs w:val="24"/>
          <w:lang w:val="sr-Cyrl-RS"/>
        </w:rPr>
      </w:pPr>
    </w:p>
    <w:p w14:paraId="21217493" w14:textId="77777777" w:rsidR="00BB0A95" w:rsidRPr="00480820" w:rsidRDefault="00BB0A95" w:rsidP="003502F0">
      <w:pPr>
        <w:ind w:firstLine="720"/>
        <w:jc w:val="both"/>
        <w:rPr>
          <w:sz w:val="24"/>
          <w:szCs w:val="24"/>
          <w:lang w:val="sr-Cyrl-RS"/>
        </w:rPr>
      </w:pPr>
    </w:p>
    <w:p w14:paraId="6016B1FF" w14:textId="77777777" w:rsidR="00BB0A95" w:rsidRPr="00480820" w:rsidRDefault="00BB0A95" w:rsidP="003502F0">
      <w:pPr>
        <w:ind w:firstLine="720"/>
        <w:jc w:val="both"/>
        <w:rPr>
          <w:sz w:val="24"/>
          <w:szCs w:val="24"/>
          <w:lang w:val="sr-Cyrl-RS"/>
        </w:rPr>
      </w:pPr>
    </w:p>
    <w:p w14:paraId="535319F0" w14:textId="77777777" w:rsidR="00BB0A95" w:rsidRPr="00480820" w:rsidRDefault="00BB0A95" w:rsidP="003502F0">
      <w:pPr>
        <w:ind w:firstLine="720"/>
        <w:jc w:val="both"/>
        <w:rPr>
          <w:sz w:val="24"/>
          <w:szCs w:val="24"/>
          <w:lang w:val="sr-Cyrl-RS"/>
        </w:rPr>
      </w:pPr>
    </w:p>
    <w:p w14:paraId="2A354D2E" w14:textId="77777777" w:rsidR="00BB0A95" w:rsidRPr="00480820" w:rsidRDefault="00BB0A95" w:rsidP="003502F0">
      <w:pPr>
        <w:ind w:firstLine="720"/>
        <w:jc w:val="both"/>
        <w:rPr>
          <w:sz w:val="24"/>
          <w:szCs w:val="24"/>
          <w:lang w:val="sr-Cyrl-RS"/>
        </w:rPr>
      </w:pPr>
    </w:p>
    <w:p w14:paraId="6B318916" w14:textId="77777777" w:rsidR="00B045F8" w:rsidRPr="00480820" w:rsidRDefault="00B045F8" w:rsidP="00BB0A95">
      <w:pPr>
        <w:jc w:val="both"/>
        <w:rPr>
          <w:sz w:val="24"/>
          <w:szCs w:val="24"/>
          <w:lang w:val="sr-Cyrl-RS"/>
        </w:rPr>
      </w:pPr>
    </w:p>
    <w:p w14:paraId="74B62096" w14:textId="4B5EB85C" w:rsidR="00EC03D6" w:rsidRPr="00480820" w:rsidRDefault="00B045F8" w:rsidP="00E6099A">
      <w:pPr>
        <w:pStyle w:val="Heading3"/>
        <w:numPr>
          <w:ilvl w:val="1"/>
          <w:numId w:val="10"/>
        </w:numPr>
        <w:rPr>
          <w:sz w:val="28"/>
          <w:szCs w:val="28"/>
          <w:lang w:val="sr-Cyrl-RS"/>
        </w:rPr>
      </w:pPr>
      <w:bookmarkStart w:id="302" w:name="_Toc178331674"/>
      <w:r w:rsidRPr="00480820">
        <w:rPr>
          <w:sz w:val="28"/>
          <w:szCs w:val="28"/>
          <w:lang w:val="sr-Cyrl-RS"/>
        </w:rPr>
        <w:lastRenderedPageBreak/>
        <w:t>Интерфејси за комуникацију</w:t>
      </w:r>
      <w:bookmarkEnd w:id="302"/>
    </w:p>
    <w:p w14:paraId="0BD36E27" w14:textId="493581A5" w:rsidR="00B045F8" w:rsidRPr="00480820" w:rsidRDefault="00B045F8" w:rsidP="00B045F8">
      <w:pPr>
        <w:rPr>
          <w:lang w:val="sr-Cyrl-RS"/>
        </w:rPr>
      </w:pPr>
    </w:p>
    <w:p w14:paraId="24BB689E" w14:textId="07AF73C3" w:rsidR="00B045F8" w:rsidRPr="00480820" w:rsidRDefault="00B045F8" w:rsidP="00C92536">
      <w:pPr>
        <w:ind w:firstLine="720"/>
        <w:jc w:val="both"/>
        <w:rPr>
          <w:sz w:val="24"/>
          <w:szCs w:val="24"/>
          <w:lang w:val="sr-Cyrl-RS"/>
        </w:rPr>
      </w:pPr>
      <w:r w:rsidRPr="00480820">
        <w:rPr>
          <w:sz w:val="24"/>
          <w:szCs w:val="24"/>
          <w:lang w:val="sr-Cyrl-RS"/>
        </w:rPr>
        <w:t xml:space="preserve">Постоји више интерфејса </w:t>
      </w:r>
      <w:proofErr w:type="spellStart"/>
      <w:r w:rsidRPr="00480820">
        <w:rPr>
          <w:sz w:val="24"/>
          <w:szCs w:val="24"/>
          <w:lang w:val="sr-Cyrl-RS"/>
        </w:rPr>
        <w:t>којис</w:t>
      </w:r>
      <w:proofErr w:type="spellEnd"/>
      <w:r w:rsidRPr="00480820">
        <w:rPr>
          <w:sz w:val="24"/>
          <w:szCs w:val="24"/>
          <w:lang w:val="sr-Cyrl-RS"/>
        </w:rPr>
        <w:t xml:space="preserve"> су у </w:t>
      </w:r>
      <w:proofErr w:type="spellStart"/>
      <w:r w:rsidRPr="00480820">
        <w:rPr>
          <w:sz w:val="24"/>
          <w:szCs w:val="24"/>
          <w:lang w:val="sr-Cyrl-RS"/>
        </w:rPr>
        <w:t>уотреби</w:t>
      </w:r>
      <w:proofErr w:type="spellEnd"/>
      <w:r w:rsidRPr="00480820">
        <w:rPr>
          <w:sz w:val="24"/>
          <w:szCs w:val="24"/>
          <w:lang w:val="sr-Cyrl-RS"/>
        </w:rPr>
        <w:t xml:space="preserve"> за остваривање </w:t>
      </w:r>
      <w:proofErr w:type="spellStart"/>
      <w:r w:rsidRPr="00480820">
        <w:rPr>
          <w:sz w:val="24"/>
          <w:szCs w:val="24"/>
          <w:lang w:val="sr-Cyrl-RS"/>
        </w:rPr>
        <w:t>инвертерске</w:t>
      </w:r>
      <w:proofErr w:type="spellEnd"/>
      <w:r w:rsidRPr="00480820">
        <w:rPr>
          <w:sz w:val="24"/>
          <w:szCs w:val="24"/>
          <w:lang w:val="sr-Cyrl-RS"/>
        </w:rPr>
        <w:t xml:space="preserve"> комуникације.</w:t>
      </w:r>
    </w:p>
    <w:p w14:paraId="70F8A381" w14:textId="77777777" w:rsidR="00865381" w:rsidRPr="00480820" w:rsidRDefault="00865381" w:rsidP="00C92536">
      <w:pPr>
        <w:ind w:firstLine="720"/>
        <w:jc w:val="both"/>
        <w:rPr>
          <w:sz w:val="24"/>
          <w:szCs w:val="24"/>
          <w:lang w:val="sr-Cyrl-RS"/>
        </w:rPr>
      </w:pPr>
    </w:p>
    <w:p w14:paraId="1D162186" w14:textId="42087868" w:rsidR="00AF460E" w:rsidRPr="00480820"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rsidRPr="00480820" w14:paraId="6B31EBEA" w14:textId="77777777" w:rsidTr="00865381">
        <w:trPr>
          <w:trHeight w:val="872"/>
        </w:trPr>
        <w:tc>
          <w:tcPr>
            <w:tcW w:w="2244" w:type="dxa"/>
          </w:tcPr>
          <w:p w14:paraId="46B572D6" w14:textId="2D05DA17" w:rsidR="00985795" w:rsidRPr="00480820" w:rsidRDefault="00985795" w:rsidP="00985795">
            <w:pPr>
              <w:jc w:val="center"/>
              <w:rPr>
                <w:sz w:val="24"/>
                <w:szCs w:val="24"/>
                <w:lang w:val="sr-Cyrl-RS"/>
              </w:rPr>
            </w:pPr>
            <w:r w:rsidRPr="00480820">
              <w:rPr>
                <w:sz w:val="24"/>
                <w:szCs w:val="24"/>
                <w:lang w:val="sr-Cyrl-RS"/>
              </w:rPr>
              <w:t>Интерфејс</w:t>
            </w:r>
          </w:p>
        </w:tc>
        <w:tc>
          <w:tcPr>
            <w:tcW w:w="2244" w:type="dxa"/>
          </w:tcPr>
          <w:p w14:paraId="3A0365FE" w14:textId="412E0846" w:rsidR="00985795" w:rsidRPr="00480820" w:rsidRDefault="00985795" w:rsidP="00985795">
            <w:pPr>
              <w:jc w:val="center"/>
              <w:rPr>
                <w:sz w:val="24"/>
                <w:szCs w:val="24"/>
                <w:lang w:val="sr-Cyrl-RS"/>
              </w:rPr>
            </w:pPr>
            <w:r w:rsidRPr="00480820">
              <w:rPr>
                <w:sz w:val="24"/>
                <w:szCs w:val="24"/>
                <w:lang w:val="sr-Cyrl-RS"/>
              </w:rPr>
              <w:t>РС-232</w:t>
            </w:r>
          </w:p>
        </w:tc>
        <w:tc>
          <w:tcPr>
            <w:tcW w:w="2245" w:type="dxa"/>
          </w:tcPr>
          <w:p w14:paraId="2F6C8A7B" w14:textId="2AA83074" w:rsidR="00985795" w:rsidRPr="00480820" w:rsidRDefault="00985795" w:rsidP="00985795">
            <w:pPr>
              <w:jc w:val="center"/>
              <w:rPr>
                <w:sz w:val="24"/>
                <w:szCs w:val="24"/>
                <w:lang w:val="sr-Cyrl-RS"/>
              </w:rPr>
            </w:pPr>
            <w:r w:rsidRPr="00480820">
              <w:rPr>
                <w:sz w:val="24"/>
                <w:szCs w:val="24"/>
                <w:lang w:val="sr-Cyrl-RS"/>
              </w:rPr>
              <w:t>РС-485</w:t>
            </w:r>
          </w:p>
        </w:tc>
        <w:tc>
          <w:tcPr>
            <w:tcW w:w="2245" w:type="dxa"/>
          </w:tcPr>
          <w:p w14:paraId="24E8663D" w14:textId="77777777" w:rsidR="00985795" w:rsidRPr="00480820" w:rsidRDefault="00985795" w:rsidP="00985795">
            <w:pPr>
              <w:jc w:val="center"/>
              <w:rPr>
                <w:sz w:val="24"/>
                <w:szCs w:val="24"/>
                <w:lang w:val="sr-Cyrl-RS"/>
              </w:rPr>
            </w:pPr>
            <w:r w:rsidRPr="00480820">
              <w:rPr>
                <w:sz w:val="24"/>
                <w:szCs w:val="24"/>
                <w:lang w:val="sr-Cyrl-RS"/>
              </w:rPr>
              <w:t>Етернет</w:t>
            </w:r>
          </w:p>
          <w:p w14:paraId="720955EA" w14:textId="1217AED6" w:rsidR="00985795" w:rsidRPr="00480820" w:rsidRDefault="00985795" w:rsidP="00985795">
            <w:pPr>
              <w:jc w:val="center"/>
              <w:rPr>
                <w:sz w:val="24"/>
                <w:szCs w:val="24"/>
                <w:lang w:val="sr-Cyrl-RS"/>
              </w:rPr>
            </w:pPr>
            <w:r w:rsidRPr="00480820">
              <w:rPr>
                <w:sz w:val="24"/>
                <w:szCs w:val="24"/>
                <w:lang w:val="sr-Cyrl-RS"/>
              </w:rPr>
              <w:t>(</w:t>
            </w:r>
            <w:proofErr w:type="spellStart"/>
            <w:r w:rsidRPr="00480820">
              <w:rPr>
                <w:sz w:val="24"/>
                <w:szCs w:val="24"/>
                <w:lang w:val="sr-Cyrl-RS"/>
              </w:rPr>
              <w:t>Ethernet</w:t>
            </w:r>
            <w:proofErr w:type="spellEnd"/>
            <w:r w:rsidRPr="00480820">
              <w:rPr>
                <w:sz w:val="24"/>
                <w:szCs w:val="24"/>
                <w:lang w:val="sr-Cyrl-RS"/>
              </w:rPr>
              <w:t>)</w:t>
            </w:r>
          </w:p>
        </w:tc>
      </w:tr>
      <w:tr w:rsidR="00C92536" w:rsidRPr="00480820" w14:paraId="55D55643" w14:textId="77777777" w:rsidTr="00865381">
        <w:trPr>
          <w:trHeight w:val="872"/>
        </w:trPr>
        <w:tc>
          <w:tcPr>
            <w:tcW w:w="2244" w:type="dxa"/>
          </w:tcPr>
          <w:p w14:paraId="75345E39" w14:textId="12236A7F" w:rsidR="00985795" w:rsidRPr="00480820" w:rsidRDefault="00482A81" w:rsidP="00985795">
            <w:pPr>
              <w:jc w:val="center"/>
              <w:rPr>
                <w:sz w:val="24"/>
                <w:szCs w:val="24"/>
                <w:lang w:val="sr-Cyrl-RS"/>
              </w:rPr>
            </w:pPr>
            <w:r w:rsidRPr="00480820">
              <w:rPr>
                <w:sz w:val="24"/>
                <w:szCs w:val="24"/>
                <w:lang w:val="sr-Cyrl-RS"/>
              </w:rPr>
              <w:t>Тип кабла</w:t>
            </w:r>
          </w:p>
        </w:tc>
        <w:tc>
          <w:tcPr>
            <w:tcW w:w="2244" w:type="dxa"/>
          </w:tcPr>
          <w:p w14:paraId="750FB866" w14:textId="789D1DD0" w:rsidR="00985795" w:rsidRPr="00480820" w:rsidRDefault="00D325A8" w:rsidP="00985795">
            <w:pPr>
              <w:jc w:val="center"/>
              <w:rPr>
                <w:sz w:val="24"/>
                <w:szCs w:val="24"/>
                <w:lang w:val="sr-Cyrl-RS"/>
              </w:rPr>
            </w:pPr>
            <w:r w:rsidRPr="00480820">
              <w:rPr>
                <w:sz w:val="24"/>
                <w:szCs w:val="24"/>
                <w:lang w:val="sr-Cyrl-RS"/>
              </w:rPr>
              <w:t>Серијски</w:t>
            </w:r>
          </w:p>
        </w:tc>
        <w:tc>
          <w:tcPr>
            <w:tcW w:w="2245" w:type="dxa"/>
          </w:tcPr>
          <w:p w14:paraId="77221F75" w14:textId="576E68AE" w:rsidR="00985795" w:rsidRPr="00480820" w:rsidRDefault="00D325A8" w:rsidP="00D325A8">
            <w:pPr>
              <w:jc w:val="center"/>
              <w:rPr>
                <w:sz w:val="24"/>
                <w:szCs w:val="24"/>
                <w:lang w:val="sr-Cyrl-RS"/>
              </w:rPr>
            </w:pPr>
            <w:r w:rsidRPr="00480820">
              <w:rPr>
                <w:sz w:val="24"/>
                <w:szCs w:val="24"/>
                <w:lang w:val="sr-Cyrl-RS"/>
              </w:rPr>
              <w:t>Серијски</w:t>
            </w:r>
          </w:p>
        </w:tc>
        <w:tc>
          <w:tcPr>
            <w:tcW w:w="2245" w:type="dxa"/>
          </w:tcPr>
          <w:p w14:paraId="41DC6A32" w14:textId="77777777" w:rsidR="00985795" w:rsidRPr="00480820" w:rsidRDefault="00D325A8" w:rsidP="00985795">
            <w:pPr>
              <w:jc w:val="center"/>
              <w:rPr>
                <w:sz w:val="24"/>
                <w:szCs w:val="24"/>
                <w:lang w:val="sr-Cyrl-RS"/>
              </w:rPr>
            </w:pPr>
            <w:r w:rsidRPr="00480820">
              <w:rPr>
                <w:sz w:val="24"/>
                <w:szCs w:val="24"/>
                <w:lang w:val="sr-Cyrl-RS"/>
              </w:rPr>
              <w:t>Упредене</w:t>
            </w:r>
          </w:p>
          <w:p w14:paraId="731DB5D3" w14:textId="49AFA84D" w:rsidR="00D325A8" w:rsidRPr="00480820" w:rsidRDefault="00D325A8" w:rsidP="00985795">
            <w:pPr>
              <w:jc w:val="center"/>
              <w:rPr>
                <w:sz w:val="24"/>
                <w:szCs w:val="24"/>
                <w:lang w:val="sr-Cyrl-RS"/>
              </w:rPr>
            </w:pPr>
            <w:r w:rsidRPr="00480820">
              <w:rPr>
                <w:sz w:val="24"/>
                <w:szCs w:val="24"/>
                <w:lang w:val="sr-Cyrl-RS"/>
              </w:rPr>
              <w:t>парице</w:t>
            </w:r>
          </w:p>
        </w:tc>
      </w:tr>
      <w:tr w:rsidR="00C92536" w:rsidRPr="00480820" w14:paraId="7830BDE0" w14:textId="77777777" w:rsidTr="00865381">
        <w:trPr>
          <w:trHeight w:val="872"/>
        </w:trPr>
        <w:tc>
          <w:tcPr>
            <w:tcW w:w="2244" w:type="dxa"/>
          </w:tcPr>
          <w:p w14:paraId="745B36DB" w14:textId="0BFF3C25" w:rsidR="00985795" w:rsidRPr="00480820" w:rsidRDefault="00482A81" w:rsidP="00985795">
            <w:pPr>
              <w:jc w:val="center"/>
              <w:rPr>
                <w:sz w:val="24"/>
                <w:szCs w:val="24"/>
                <w:lang w:val="sr-Cyrl-RS"/>
              </w:rPr>
            </w:pPr>
            <w:r w:rsidRPr="00480820">
              <w:rPr>
                <w:sz w:val="24"/>
                <w:szCs w:val="24"/>
                <w:lang w:val="sr-Cyrl-RS"/>
              </w:rPr>
              <w:t>Максимална дистанца</w:t>
            </w:r>
          </w:p>
        </w:tc>
        <w:tc>
          <w:tcPr>
            <w:tcW w:w="2244" w:type="dxa"/>
          </w:tcPr>
          <w:p w14:paraId="6A546CB0" w14:textId="0E793CF8" w:rsidR="00985795" w:rsidRPr="00480820" w:rsidRDefault="00D325A8" w:rsidP="00985795">
            <w:pPr>
              <w:jc w:val="center"/>
              <w:rPr>
                <w:sz w:val="24"/>
                <w:szCs w:val="24"/>
                <w:lang w:val="sr-Cyrl-RS"/>
              </w:rPr>
            </w:pPr>
            <w:r w:rsidRPr="00480820">
              <w:rPr>
                <w:sz w:val="24"/>
                <w:szCs w:val="24"/>
                <w:lang w:val="sr-Cyrl-RS"/>
              </w:rPr>
              <w:t>15м</w:t>
            </w:r>
          </w:p>
        </w:tc>
        <w:tc>
          <w:tcPr>
            <w:tcW w:w="2245" w:type="dxa"/>
          </w:tcPr>
          <w:p w14:paraId="43DA82F7" w14:textId="28727528" w:rsidR="00985795" w:rsidRPr="00480820" w:rsidRDefault="00D325A8" w:rsidP="00985795">
            <w:pPr>
              <w:jc w:val="center"/>
              <w:rPr>
                <w:sz w:val="24"/>
                <w:szCs w:val="24"/>
                <w:lang w:val="sr-Cyrl-RS"/>
              </w:rPr>
            </w:pPr>
            <w:r w:rsidRPr="00480820">
              <w:rPr>
                <w:sz w:val="24"/>
                <w:szCs w:val="24"/>
                <w:lang w:val="sr-Cyrl-RS"/>
              </w:rPr>
              <w:t>1219м</w:t>
            </w:r>
          </w:p>
        </w:tc>
        <w:tc>
          <w:tcPr>
            <w:tcW w:w="2245" w:type="dxa"/>
          </w:tcPr>
          <w:p w14:paraId="30DF0E34" w14:textId="2C894443" w:rsidR="00985795" w:rsidRPr="00480820" w:rsidRDefault="00D325A8" w:rsidP="00985795">
            <w:pPr>
              <w:jc w:val="center"/>
              <w:rPr>
                <w:sz w:val="24"/>
                <w:szCs w:val="24"/>
                <w:lang w:val="sr-Cyrl-RS"/>
              </w:rPr>
            </w:pPr>
            <w:r w:rsidRPr="00480820">
              <w:rPr>
                <w:sz w:val="24"/>
                <w:szCs w:val="24"/>
                <w:lang w:val="sr-Cyrl-RS"/>
              </w:rPr>
              <w:t>100м</w:t>
            </w:r>
          </w:p>
        </w:tc>
      </w:tr>
      <w:tr w:rsidR="00C92536" w:rsidRPr="00480820" w14:paraId="3432EE8F" w14:textId="77777777" w:rsidTr="00865381">
        <w:trPr>
          <w:trHeight w:val="834"/>
        </w:trPr>
        <w:tc>
          <w:tcPr>
            <w:tcW w:w="2244" w:type="dxa"/>
          </w:tcPr>
          <w:p w14:paraId="00F1242E" w14:textId="274D3415" w:rsidR="00985795" w:rsidRPr="00480820" w:rsidRDefault="00482A81" w:rsidP="00985795">
            <w:pPr>
              <w:jc w:val="center"/>
              <w:rPr>
                <w:sz w:val="24"/>
                <w:szCs w:val="24"/>
                <w:lang w:val="sr-Cyrl-RS"/>
              </w:rPr>
            </w:pPr>
            <w:r w:rsidRPr="00480820">
              <w:rPr>
                <w:sz w:val="24"/>
                <w:szCs w:val="24"/>
                <w:lang w:val="sr-Cyrl-RS"/>
              </w:rPr>
              <w:t>Максимална брзина</w:t>
            </w:r>
          </w:p>
        </w:tc>
        <w:tc>
          <w:tcPr>
            <w:tcW w:w="2244" w:type="dxa"/>
          </w:tcPr>
          <w:p w14:paraId="3E05981B" w14:textId="151D23AD" w:rsidR="00985795" w:rsidRPr="00480820" w:rsidRDefault="00D325A8" w:rsidP="00985795">
            <w:pPr>
              <w:jc w:val="center"/>
              <w:rPr>
                <w:sz w:val="24"/>
                <w:szCs w:val="24"/>
                <w:lang w:val="sr-Cyrl-RS"/>
              </w:rPr>
            </w:pPr>
            <w:r w:rsidRPr="00480820">
              <w:rPr>
                <w:sz w:val="24"/>
                <w:szCs w:val="24"/>
                <w:lang w:val="sr-Cyrl-RS"/>
              </w:rPr>
              <w:t xml:space="preserve">115.2 </w:t>
            </w:r>
            <w:proofErr w:type="spellStart"/>
            <w:r w:rsidRPr="00480820">
              <w:rPr>
                <w:sz w:val="24"/>
                <w:szCs w:val="24"/>
                <w:lang w:val="sr-Cyrl-RS"/>
              </w:rPr>
              <w:t>kbps</w:t>
            </w:r>
            <w:proofErr w:type="spellEnd"/>
          </w:p>
        </w:tc>
        <w:tc>
          <w:tcPr>
            <w:tcW w:w="2245" w:type="dxa"/>
          </w:tcPr>
          <w:p w14:paraId="77A921C4" w14:textId="7F5F2114" w:rsidR="00985795" w:rsidRPr="00480820" w:rsidRDefault="00D325A8" w:rsidP="00985795">
            <w:pPr>
              <w:jc w:val="center"/>
              <w:rPr>
                <w:sz w:val="24"/>
                <w:szCs w:val="24"/>
                <w:lang w:val="sr-Cyrl-RS"/>
              </w:rPr>
            </w:pPr>
            <w:r w:rsidRPr="00480820">
              <w:rPr>
                <w:sz w:val="24"/>
                <w:szCs w:val="24"/>
                <w:lang w:val="sr-Cyrl-RS"/>
              </w:rPr>
              <w:t xml:space="preserve">10 </w:t>
            </w:r>
            <w:proofErr w:type="spellStart"/>
            <w:r w:rsidRPr="00480820">
              <w:rPr>
                <w:sz w:val="24"/>
                <w:szCs w:val="24"/>
                <w:lang w:val="sr-Cyrl-RS"/>
              </w:rPr>
              <w:t>Mbps</w:t>
            </w:r>
            <w:proofErr w:type="spellEnd"/>
          </w:p>
        </w:tc>
        <w:tc>
          <w:tcPr>
            <w:tcW w:w="2245" w:type="dxa"/>
          </w:tcPr>
          <w:p w14:paraId="2E815F54" w14:textId="629DFBC9" w:rsidR="00985795" w:rsidRPr="00480820" w:rsidRDefault="00D325A8" w:rsidP="00985795">
            <w:pPr>
              <w:jc w:val="center"/>
              <w:rPr>
                <w:sz w:val="24"/>
                <w:szCs w:val="24"/>
                <w:lang w:val="sr-Cyrl-RS"/>
              </w:rPr>
            </w:pPr>
            <w:r w:rsidRPr="00480820">
              <w:rPr>
                <w:sz w:val="24"/>
                <w:szCs w:val="24"/>
                <w:lang w:val="sr-Cyrl-RS"/>
              </w:rPr>
              <w:t xml:space="preserve">1 </w:t>
            </w:r>
            <w:proofErr w:type="spellStart"/>
            <w:r w:rsidRPr="00480820">
              <w:rPr>
                <w:sz w:val="24"/>
                <w:szCs w:val="24"/>
                <w:lang w:val="sr-Cyrl-RS"/>
              </w:rPr>
              <w:t>Gbps</w:t>
            </w:r>
            <w:proofErr w:type="spellEnd"/>
          </w:p>
        </w:tc>
      </w:tr>
      <w:tr w:rsidR="00C92536" w:rsidRPr="00480820" w14:paraId="04875A3E" w14:textId="77777777" w:rsidTr="00865381">
        <w:trPr>
          <w:trHeight w:val="872"/>
        </w:trPr>
        <w:tc>
          <w:tcPr>
            <w:tcW w:w="2244" w:type="dxa"/>
          </w:tcPr>
          <w:p w14:paraId="20F6C402" w14:textId="091CCDEA" w:rsidR="00985795" w:rsidRPr="00480820" w:rsidRDefault="00482A81" w:rsidP="00985795">
            <w:pPr>
              <w:jc w:val="center"/>
              <w:rPr>
                <w:sz w:val="24"/>
                <w:szCs w:val="24"/>
                <w:lang w:val="sr-Cyrl-RS"/>
              </w:rPr>
            </w:pPr>
            <w:r w:rsidRPr="00480820">
              <w:rPr>
                <w:sz w:val="24"/>
                <w:szCs w:val="24"/>
                <w:lang w:val="sr-Cyrl-RS"/>
              </w:rPr>
              <w:t>Топологија</w:t>
            </w:r>
          </w:p>
        </w:tc>
        <w:tc>
          <w:tcPr>
            <w:tcW w:w="2244" w:type="dxa"/>
          </w:tcPr>
          <w:p w14:paraId="49B0F1E9" w14:textId="77777777" w:rsidR="00985795" w:rsidRPr="00480820" w:rsidRDefault="00D325A8" w:rsidP="00985795">
            <w:pPr>
              <w:jc w:val="center"/>
              <w:rPr>
                <w:sz w:val="24"/>
                <w:szCs w:val="24"/>
                <w:lang w:val="sr-Cyrl-RS"/>
              </w:rPr>
            </w:pPr>
            <w:proofErr w:type="spellStart"/>
            <w:r w:rsidRPr="00480820">
              <w:rPr>
                <w:sz w:val="24"/>
                <w:szCs w:val="24"/>
                <w:lang w:val="sr-Cyrl-RS"/>
              </w:rPr>
              <w:t>Поинт</w:t>
            </w:r>
            <w:proofErr w:type="spellEnd"/>
            <w:r w:rsidRPr="00480820">
              <w:rPr>
                <w:sz w:val="24"/>
                <w:szCs w:val="24"/>
                <w:lang w:val="sr-Cyrl-RS"/>
              </w:rPr>
              <w:t>-то-</w:t>
            </w:r>
            <w:proofErr w:type="spellStart"/>
            <w:r w:rsidRPr="00480820">
              <w:rPr>
                <w:sz w:val="24"/>
                <w:szCs w:val="24"/>
                <w:lang w:val="sr-Cyrl-RS"/>
              </w:rPr>
              <w:t>поинт</w:t>
            </w:r>
            <w:proofErr w:type="spellEnd"/>
          </w:p>
          <w:p w14:paraId="35CA5552" w14:textId="2F6B2DBC" w:rsidR="00D325A8" w:rsidRPr="00480820" w:rsidRDefault="00D325A8" w:rsidP="00985795">
            <w:pPr>
              <w:jc w:val="center"/>
              <w:rPr>
                <w:sz w:val="24"/>
                <w:szCs w:val="24"/>
                <w:lang w:val="sr-Cyrl-RS"/>
              </w:rPr>
            </w:pPr>
            <w:r w:rsidRPr="00480820">
              <w:rPr>
                <w:sz w:val="24"/>
                <w:szCs w:val="24"/>
                <w:lang w:val="sr-Cyrl-RS"/>
              </w:rPr>
              <w:t>(</w:t>
            </w:r>
            <w:proofErr w:type="spellStart"/>
            <w:r w:rsidR="00C43D9C" w:rsidRPr="00480820">
              <w:rPr>
                <w:sz w:val="24"/>
                <w:szCs w:val="24"/>
                <w:lang w:val="sr-Cyrl-RS"/>
              </w:rPr>
              <w:t>Point-to-point</w:t>
            </w:r>
            <w:proofErr w:type="spellEnd"/>
            <w:r w:rsidRPr="00480820">
              <w:rPr>
                <w:sz w:val="24"/>
                <w:szCs w:val="24"/>
                <w:lang w:val="sr-Cyrl-RS"/>
              </w:rPr>
              <w:t>)</w:t>
            </w:r>
          </w:p>
        </w:tc>
        <w:tc>
          <w:tcPr>
            <w:tcW w:w="2245" w:type="dxa"/>
          </w:tcPr>
          <w:p w14:paraId="2EFE67A6" w14:textId="77777777" w:rsidR="00985795" w:rsidRPr="00480820" w:rsidRDefault="00D325A8" w:rsidP="00985795">
            <w:pPr>
              <w:jc w:val="center"/>
              <w:rPr>
                <w:sz w:val="24"/>
                <w:szCs w:val="24"/>
                <w:lang w:val="sr-Cyrl-RS"/>
              </w:rPr>
            </w:pPr>
            <w:r w:rsidRPr="00480820">
              <w:rPr>
                <w:sz w:val="24"/>
                <w:szCs w:val="24"/>
                <w:lang w:val="sr-Cyrl-RS"/>
              </w:rPr>
              <w:t>Мулти-дроп</w:t>
            </w:r>
          </w:p>
          <w:p w14:paraId="2E380767" w14:textId="7F8990A2" w:rsidR="00D325A8" w:rsidRPr="00480820" w:rsidRDefault="00D325A8" w:rsidP="00985795">
            <w:pPr>
              <w:jc w:val="center"/>
              <w:rPr>
                <w:sz w:val="24"/>
                <w:szCs w:val="24"/>
                <w:lang w:val="sr-Cyrl-RS"/>
              </w:rPr>
            </w:pPr>
            <w:r w:rsidRPr="00480820">
              <w:rPr>
                <w:sz w:val="24"/>
                <w:szCs w:val="24"/>
                <w:lang w:val="sr-Cyrl-RS"/>
              </w:rPr>
              <w:t>(</w:t>
            </w:r>
            <w:proofErr w:type="spellStart"/>
            <w:r w:rsidR="00C43D9C" w:rsidRPr="00480820">
              <w:rPr>
                <w:sz w:val="24"/>
                <w:szCs w:val="24"/>
                <w:lang w:val="sr-Cyrl-RS"/>
              </w:rPr>
              <w:t>Multi-drop</w:t>
            </w:r>
            <w:proofErr w:type="spellEnd"/>
            <w:r w:rsidRPr="00480820">
              <w:rPr>
                <w:sz w:val="24"/>
                <w:szCs w:val="24"/>
                <w:lang w:val="sr-Cyrl-RS"/>
              </w:rPr>
              <w:t>)</w:t>
            </w:r>
          </w:p>
        </w:tc>
        <w:tc>
          <w:tcPr>
            <w:tcW w:w="2245" w:type="dxa"/>
          </w:tcPr>
          <w:p w14:paraId="6A28222D" w14:textId="77777777" w:rsidR="00D325A8" w:rsidRPr="00480820" w:rsidRDefault="00D325A8" w:rsidP="00D325A8">
            <w:pPr>
              <w:jc w:val="center"/>
              <w:rPr>
                <w:sz w:val="24"/>
                <w:szCs w:val="24"/>
                <w:lang w:val="sr-Cyrl-RS"/>
              </w:rPr>
            </w:pPr>
            <w:proofErr w:type="spellStart"/>
            <w:r w:rsidRPr="00480820">
              <w:rPr>
                <w:sz w:val="24"/>
                <w:szCs w:val="24"/>
                <w:lang w:val="sr-Cyrl-RS"/>
              </w:rPr>
              <w:t>Поинт</w:t>
            </w:r>
            <w:proofErr w:type="spellEnd"/>
            <w:r w:rsidRPr="00480820">
              <w:rPr>
                <w:sz w:val="24"/>
                <w:szCs w:val="24"/>
                <w:lang w:val="sr-Cyrl-RS"/>
              </w:rPr>
              <w:t>-то-</w:t>
            </w:r>
            <w:proofErr w:type="spellStart"/>
            <w:r w:rsidRPr="00480820">
              <w:rPr>
                <w:sz w:val="24"/>
                <w:szCs w:val="24"/>
                <w:lang w:val="sr-Cyrl-RS"/>
              </w:rPr>
              <w:t>поинт</w:t>
            </w:r>
            <w:proofErr w:type="spellEnd"/>
          </w:p>
          <w:p w14:paraId="3680C160" w14:textId="4AAD29F9" w:rsidR="00D325A8" w:rsidRPr="00480820" w:rsidRDefault="00D325A8" w:rsidP="00985795">
            <w:pPr>
              <w:jc w:val="center"/>
              <w:rPr>
                <w:sz w:val="24"/>
                <w:szCs w:val="24"/>
                <w:lang w:val="sr-Cyrl-RS"/>
              </w:rPr>
            </w:pPr>
            <w:r w:rsidRPr="00480820">
              <w:rPr>
                <w:sz w:val="24"/>
                <w:szCs w:val="24"/>
                <w:lang w:val="sr-Cyrl-RS"/>
              </w:rPr>
              <w:t>или мрежа</w:t>
            </w:r>
          </w:p>
        </w:tc>
      </w:tr>
      <w:tr w:rsidR="00C92536" w:rsidRPr="00480820" w14:paraId="60BA3BC4" w14:textId="77777777" w:rsidTr="00865381">
        <w:trPr>
          <w:trHeight w:val="872"/>
        </w:trPr>
        <w:tc>
          <w:tcPr>
            <w:tcW w:w="2244" w:type="dxa"/>
          </w:tcPr>
          <w:p w14:paraId="579DB23F" w14:textId="05A1EDFC" w:rsidR="00985795" w:rsidRPr="00480820" w:rsidRDefault="00482A81" w:rsidP="00985795">
            <w:pPr>
              <w:jc w:val="center"/>
              <w:rPr>
                <w:sz w:val="24"/>
                <w:szCs w:val="24"/>
                <w:lang w:val="sr-Cyrl-RS"/>
              </w:rPr>
            </w:pPr>
            <w:proofErr w:type="spellStart"/>
            <w:r w:rsidRPr="00480820">
              <w:rPr>
                <w:sz w:val="24"/>
                <w:szCs w:val="24"/>
                <w:lang w:val="sr-Cyrl-RS"/>
              </w:rPr>
              <w:t>Колуникација</w:t>
            </w:r>
            <w:proofErr w:type="spellEnd"/>
          </w:p>
        </w:tc>
        <w:tc>
          <w:tcPr>
            <w:tcW w:w="2244" w:type="dxa"/>
          </w:tcPr>
          <w:p w14:paraId="1FD31491" w14:textId="7BAA0B14" w:rsidR="00FF4ED3" w:rsidRPr="00480820" w:rsidRDefault="00FF4ED3" w:rsidP="00985795">
            <w:pPr>
              <w:jc w:val="center"/>
              <w:rPr>
                <w:sz w:val="24"/>
                <w:szCs w:val="24"/>
                <w:lang w:val="sr-Cyrl-RS"/>
              </w:rPr>
            </w:pPr>
            <w:r w:rsidRPr="00480820">
              <w:rPr>
                <w:sz w:val="24"/>
                <w:szCs w:val="24"/>
                <w:lang w:val="sr-Cyrl-RS"/>
              </w:rPr>
              <w:t>Халф дуплекс</w:t>
            </w:r>
          </w:p>
          <w:p w14:paraId="57CBFDCA" w14:textId="78318BF4" w:rsidR="00985795" w:rsidRPr="00480820" w:rsidRDefault="00C81920" w:rsidP="00985795">
            <w:pPr>
              <w:jc w:val="center"/>
              <w:rPr>
                <w:sz w:val="24"/>
                <w:szCs w:val="24"/>
                <w:lang w:val="sr-Cyrl-RS"/>
              </w:rPr>
            </w:pPr>
            <w:r w:rsidRPr="00480820">
              <w:rPr>
                <w:sz w:val="24"/>
                <w:szCs w:val="24"/>
                <w:lang w:val="sr-Cyrl-RS"/>
              </w:rPr>
              <w:t>(</w:t>
            </w:r>
            <w:proofErr w:type="spellStart"/>
            <w:r w:rsidRPr="00480820">
              <w:rPr>
                <w:sz w:val="24"/>
                <w:szCs w:val="24"/>
                <w:lang w:val="sr-Cyrl-RS"/>
              </w:rPr>
              <w:t>Half</w:t>
            </w:r>
            <w:proofErr w:type="spellEnd"/>
            <w:r w:rsidRPr="00480820">
              <w:rPr>
                <w:sz w:val="24"/>
                <w:szCs w:val="24"/>
                <w:lang w:val="sr-Cyrl-RS"/>
              </w:rPr>
              <w:t xml:space="preserve"> </w:t>
            </w:r>
            <w:proofErr w:type="spellStart"/>
            <w:r w:rsidRPr="00480820">
              <w:rPr>
                <w:sz w:val="24"/>
                <w:szCs w:val="24"/>
                <w:lang w:val="sr-Cyrl-RS"/>
              </w:rPr>
              <w:t>duplex</w:t>
            </w:r>
            <w:proofErr w:type="spellEnd"/>
            <w:r w:rsidRPr="00480820">
              <w:rPr>
                <w:sz w:val="24"/>
                <w:szCs w:val="24"/>
                <w:lang w:val="sr-Cyrl-RS"/>
              </w:rPr>
              <w:t>)</w:t>
            </w:r>
          </w:p>
        </w:tc>
        <w:tc>
          <w:tcPr>
            <w:tcW w:w="2245" w:type="dxa"/>
          </w:tcPr>
          <w:p w14:paraId="79B65270" w14:textId="3B0A736F" w:rsidR="00FF4ED3" w:rsidRPr="00480820" w:rsidRDefault="00FF4ED3" w:rsidP="00FF4ED3">
            <w:pPr>
              <w:jc w:val="center"/>
              <w:rPr>
                <w:sz w:val="24"/>
                <w:szCs w:val="24"/>
                <w:lang w:val="sr-Cyrl-RS"/>
              </w:rPr>
            </w:pPr>
            <w:r w:rsidRPr="00480820">
              <w:rPr>
                <w:sz w:val="24"/>
                <w:szCs w:val="24"/>
                <w:lang w:val="sr-Cyrl-RS"/>
              </w:rPr>
              <w:t>Халф дуплекс</w:t>
            </w:r>
          </w:p>
          <w:p w14:paraId="47D42598" w14:textId="7C984C5C" w:rsidR="00985795" w:rsidRPr="00480820" w:rsidRDefault="00C81920" w:rsidP="00985795">
            <w:pPr>
              <w:jc w:val="center"/>
              <w:rPr>
                <w:sz w:val="24"/>
                <w:szCs w:val="24"/>
                <w:lang w:val="sr-Cyrl-RS"/>
              </w:rPr>
            </w:pPr>
            <w:r w:rsidRPr="00480820">
              <w:rPr>
                <w:sz w:val="24"/>
                <w:szCs w:val="24"/>
                <w:lang w:val="sr-Cyrl-RS"/>
              </w:rPr>
              <w:t>(</w:t>
            </w:r>
            <w:proofErr w:type="spellStart"/>
            <w:r w:rsidRPr="00480820">
              <w:rPr>
                <w:sz w:val="24"/>
                <w:szCs w:val="24"/>
                <w:lang w:val="sr-Cyrl-RS"/>
              </w:rPr>
              <w:t>Half</w:t>
            </w:r>
            <w:proofErr w:type="spellEnd"/>
            <w:r w:rsidRPr="00480820">
              <w:rPr>
                <w:sz w:val="24"/>
                <w:szCs w:val="24"/>
                <w:lang w:val="sr-Cyrl-RS"/>
              </w:rPr>
              <w:t xml:space="preserve"> </w:t>
            </w:r>
            <w:proofErr w:type="spellStart"/>
            <w:r w:rsidRPr="00480820">
              <w:rPr>
                <w:sz w:val="24"/>
                <w:szCs w:val="24"/>
                <w:lang w:val="sr-Cyrl-RS"/>
              </w:rPr>
              <w:t>duplex</w:t>
            </w:r>
            <w:proofErr w:type="spellEnd"/>
            <w:r w:rsidRPr="00480820">
              <w:rPr>
                <w:sz w:val="24"/>
                <w:szCs w:val="24"/>
                <w:lang w:val="sr-Cyrl-RS"/>
              </w:rPr>
              <w:t>)</w:t>
            </w:r>
          </w:p>
        </w:tc>
        <w:tc>
          <w:tcPr>
            <w:tcW w:w="2245" w:type="dxa"/>
          </w:tcPr>
          <w:p w14:paraId="35DC01F4" w14:textId="11A2F278" w:rsidR="00FF4ED3" w:rsidRPr="00480820" w:rsidRDefault="00FF4ED3" w:rsidP="00985795">
            <w:pPr>
              <w:jc w:val="center"/>
              <w:rPr>
                <w:sz w:val="24"/>
                <w:szCs w:val="24"/>
                <w:lang w:val="sr-Cyrl-RS"/>
              </w:rPr>
            </w:pPr>
            <w:r w:rsidRPr="00480820">
              <w:rPr>
                <w:sz w:val="24"/>
                <w:szCs w:val="24"/>
                <w:lang w:val="sr-Cyrl-RS"/>
              </w:rPr>
              <w:t>Фул дуплекс</w:t>
            </w:r>
          </w:p>
          <w:p w14:paraId="30B311AF" w14:textId="1AFB4D95" w:rsidR="00985795" w:rsidRPr="00480820" w:rsidRDefault="00C81920" w:rsidP="00985795">
            <w:pPr>
              <w:jc w:val="center"/>
              <w:rPr>
                <w:sz w:val="24"/>
                <w:szCs w:val="24"/>
                <w:lang w:val="sr-Cyrl-RS"/>
              </w:rPr>
            </w:pPr>
            <w:r w:rsidRPr="00480820">
              <w:rPr>
                <w:sz w:val="24"/>
                <w:szCs w:val="24"/>
                <w:lang w:val="sr-Cyrl-RS"/>
              </w:rPr>
              <w:t>(</w:t>
            </w:r>
            <w:proofErr w:type="spellStart"/>
            <w:r w:rsidRPr="00480820">
              <w:rPr>
                <w:sz w:val="24"/>
                <w:szCs w:val="24"/>
                <w:lang w:val="sr-Cyrl-RS"/>
              </w:rPr>
              <w:t>Full</w:t>
            </w:r>
            <w:proofErr w:type="spellEnd"/>
            <w:r w:rsidRPr="00480820">
              <w:rPr>
                <w:sz w:val="24"/>
                <w:szCs w:val="24"/>
                <w:lang w:val="sr-Cyrl-RS"/>
              </w:rPr>
              <w:t xml:space="preserve"> </w:t>
            </w:r>
            <w:proofErr w:type="spellStart"/>
            <w:r w:rsidRPr="00480820">
              <w:rPr>
                <w:sz w:val="24"/>
                <w:szCs w:val="24"/>
                <w:lang w:val="sr-Cyrl-RS"/>
              </w:rPr>
              <w:t>duplex</w:t>
            </w:r>
            <w:proofErr w:type="spellEnd"/>
            <w:r w:rsidRPr="00480820">
              <w:rPr>
                <w:sz w:val="24"/>
                <w:szCs w:val="24"/>
                <w:lang w:val="sr-Cyrl-RS"/>
              </w:rPr>
              <w:t>)</w:t>
            </w:r>
          </w:p>
        </w:tc>
      </w:tr>
      <w:tr w:rsidR="00C92536" w:rsidRPr="00480820" w14:paraId="5A5F3B03" w14:textId="77777777" w:rsidTr="00865381">
        <w:trPr>
          <w:trHeight w:val="872"/>
        </w:trPr>
        <w:tc>
          <w:tcPr>
            <w:tcW w:w="2244" w:type="dxa"/>
          </w:tcPr>
          <w:p w14:paraId="6393BC32" w14:textId="6C86B5B4" w:rsidR="00985795" w:rsidRPr="00480820" w:rsidRDefault="001E3372" w:rsidP="00985795">
            <w:pPr>
              <w:jc w:val="center"/>
              <w:rPr>
                <w:sz w:val="24"/>
                <w:szCs w:val="24"/>
                <w:lang w:val="sr-Cyrl-RS"/>
              </w:rPr>
            </w:pPr>
            <w:r w:rsidRPr="00480820">
              <w:rPr>
                <w:sz w:val="24"/>
                <w:szCs w:val="24"/>
                <w:lang w:val="sr-Cyrl-RS"/>
              </w:rPr>
              <w:t>Детектовање грешке</w:t>
            </w:r>
          </w:p>
        </w:tc>
        <w:tc>
          <w:tcPr>
            <w:tcW w:w="2244" w:type="dxa"/>
          </w:tcPr>
          <w:p w14:paraId="35A7BCE1" w14:textId="520305EE" w:rsidR="00985795" w:rsidRPr="00480820" w:rsidRDefault="00FF4ED3" w:rsidP="00985795">
            <w:pPr>
              <w:jc w:val="center"/>
              <w:rPr>
                <w:sz w:val="24"/>
                <w:szCs w:val="24"/>
                <w:lang w:val="sr-Cyrl-RS"/>
              </w:rPr>
            </w:pPr>
            <w:r w:rsidRPr="00480820">
              <w:rPr>
                <w:sz w:val="24"/>
                <w:szCs w:val="24"/>
                <w:lang w:val="sr-Cyrl-RS"/>
              </w:rPr>
              <w:t>Нема</w:t>
            </w:r>
          </w:p>
        </w:tc>
        <w:tc>
          <w:tcPr>
            <w:tcW w:w="2245" w:type="dxa"/>
          </w:tcPr>
          <w:p w14:paraId="54A2361B" w14:textId="77777777" w:rsidR="00985795" w:rsidRPr="00480820" w:rsidRDefault="00FF4ED3" w:rsidP="00985795">
            <w:pPr>
              <w:jc w:val="center"/>
              <w:rPr>
                <w:sz w:val="24"/>
                <w:szCs w:val="24"/>
                <w:lang w:val="sr-Cyrl-RS"/>
              </w:rPr>
            </w:pPr>
            <w:r w:rsidRPr="00480820">
              <w:rPr>
                <w:sz w:val="24"/>
                <w:szCs w:val="24"/>
                <w:lang w:val="sr-Cyrl-RS"/>
              </w:rPr>
              <w:t>ЦРЦ</w:t>
            </w:r>
          </w:p>
          <w:p w14:paraId="7F05E118" w14:textId="67FE36F5" w:rsidR="00FF4ED3" w:rsidRPr="00480820" w:rsidRDefault="00FF4ED3" w:rsidP="00985795">
            <w:pPr>
              <w:jc w:val="center"/>
              <w:rPr>
                <w:sz w:val="24"/>
                <w:szCs w:val="24"/>
                <w:lang w:val="sr-Cyrl-RS"/>
              </w:rPr>
            </w:pPr>
            <w:r w:rsidRPr="00480820">
              <w:rPr>
                <w:sz w:val="24"/>
                <w:szCs w:val="24"/>
                <w:lang w:val="sr-Cyrl-RS"/>
              </w:rPr>
              <w:t>(CRC)</w:t>
            </w:r>
          </w:p>
        </w:tc>
        <w:tc>
          <w:tcPr>
            <w:tcW w:w="2245" w:type="dxa"/>
          </w:tcPr>
          <w:p w14:paraId="0E87B812" w14:textId="77777777" w:rsidR="00985795" w:rsidRPr="00480820" w:rsidRDefault="00FF4ED3" w:rsidP="00985795">
            <w:pPr>
              <w:jc w:val="center"/>
              <w:rPr>
                <w:sz w:val="24"/>
                <w:szCs w:val="24"/>
                <w:lang w:val="sr-Cyrl-RS"/>
              </w:rPr>
            </w:pPr>
            <w:proofErr w:type="spellStart"/>
            <w:r w:rsidRPr="00480820">
              <w:rPr>
                <w:sz w:val="24"/>
                <w:szCs w:val="24"/>
                <w:lang w:val="sr-Cyrl-RS"/>
              </w:rPr>
              <w:t>Чексум</w:t>
            </w:r>
            <w:proofErr w:type="spellEnd"/>
          </w:p>
          <w:p w14:paraId="1F99625D" w14:textId="386E3D47" w:rsidR="00FF4ED3" w:rsidRPr="00480820" w:rsidRDefault="00FF4ED3" w:rsidP="00985795">
            <w:pPr>
              <w:jc w:val="center"/>
              <w:rPr>
                <w:sz w:val="24"/>
                <w:szCs w:val="24"/>
                <w:lang w:val="sr-Cyrl-RS"/>
              </w:rPr>
            </w:pPr>
            <w:r w:rsidRPr="00480820">
              <w:rPr>
                <w:sz w:val="24"/>
                <w:szCs w:val="24"/>
                <w:lang w:val="sr-Cyrl-RS"/>
              </w:rPr>
              <w:t>(</w:t>
            </w:r>
            <w:proofErr w:type="spellStart"/>
            <w:r w:rsidRPr="00480820">
              <w:rPr>
                <w:sz w:val="24"/>
                <w:szCs w:val="24"/>
                <w:lang w:val="sr-Cyrl-RS"/>
              </w:rPr>
              <w:t>Checksum</w:t>
            </w:r>
            <w:proofErr w:type="spellEnd"/>
            <w:r w:rsidRPr="00480820">
              <w:rPr>
                <w:sz w:val="24"/>
                <w:szCs w:val="24"/>
                <w:lang w:val="sr-Cyrl-RS"/>
              </w:rPr>
              <w:t>)</w:t>
            </w:r>
          </w:p>
        </w:tc>
      </w:tr>
      <w:tr w:rsidR="00C92536" w:rsidRPr="00480820" w14:paraId="231308D7" w14:textId="77777777" w:rsidTr="00865381">
        <w:trPr>
          <w:trHeight w:val="872"/>
        </w:trPr>
        <w:tc>
          <w:tcPr>
            <w:tcW w:w="2244" w:type="dxa"/>
          </w:tcPr>
          <w:p w14:paraId="1267C8E5" w14:textId="5B1D50CF" w:rsidR="00985795" w:rsidRPr="00480820" w:rsidRDefault="001E3372" w:rsidP="00985795">
            <w:pPr>
              <w:jc w:val="center"/>
              <w:rPr>
                <w:sz w:val="24"/>
                <w:szCs w:val="24"/>
                <w:lang w:val="sr-Cyrl-RS"/>
              </w:rPr>
            </w:pPr>
            <w:r w:rsidRPr="00480820">
              <w:rPr>
                <w:sz w:val="24"/>
                <w:szCs w:val="24"/>
                <w:lang w:val="sr-Cyrl-RS"/>
              </w:rPr>
              <w:t>Примена</w:t>
            </w:r>
          </w:p>
        </w:tc>
        <w:tc>
          <w:tcPr>
            <w:tcW w:w="2244" w:type="dxa"/>
          </w:tcPr>
          <w:p w14:paraId="4DBD4416" w14:textId="77777777" w:rsidR="00985795" w:rsidRPr="00480820" w:rsidRDefault="00AB3F95" w:rsidP="00985795">
            <w:pPr>
              <w:jc w:val="center"/>
              <w:rPr>
                <w:sz w:val="24"/>
                <w:szCs w:val="24"/>
                <w:lang w:val="sr-Cyrl-RS"/>
              </w:rPr>
            </w:pPr>
            <w:r w:rsidRPr="00480820">
              <w:rPr>
                <w:sz w:val="24"/>
                <w:szCs w:val="24"/>
                <w:lang w:val="sr-Cyrl-RS"/>
              </w:rPr>
              <w:t>Мала брзина,</w:t>
            </w:r>
          </w:p>
          <w:p w14:paraId="3292B4C3" w14:textId="5BB9D6C4" w:rsidR="00AB3F95" w:rsidRPr="00480820" w:rsidRDefault="00AB3F95" w:rsidP="00985795">
            <w:pPr>
              <w:jc w:val="center"/>
              <w:rPr>
                <w:sz w:val="24"/>
                <w:szCs w:val="24"/>
                <w:lang w:val="sr-Cyrl-RS"/>
              </w:rPr>
            </w:pPr>
            <w:r w:rsidRPr="00480820">
              <w:rPr>
                <w:sz w:val="24"/>
                <w:szCs w:val="24"/>
                <w:lang w:val="sr-Cyrl-RS"/>
              </w:rPr>
              <w:t>мале дистанце</w:t>
            </w:r>
          </w:p>
        </w:tc>
        <w:tc>
          <w:tcPr>
            <w:tcW w:w="2245" w:type="dxa"/>
          </w:tcPr>
          <w:p w14:paraId="1785CF93" w14:textId="77777777" w:rsidR="00985795" w:rsidRPr="00480820" w:rsidRDefault="00AB3F95" w:rsidP="00985795">
            <w:pPr>
              <w:jc w:val="center"/>
              <w:rPr>
                <w:sz w:val="24"/>
                <w:szCs w:val="24"/>
                <w:lang w:val="sr-Cyrl-RS"/>
              </w:rPr>
            </w:pPr>
            <w:r w:rsidRPr="00480820">
              <w:rPr>
                <w:sz w:val="24"/>
                <w:szCs w:val="24"/>
                <w:lang w:val="sr-Cyrl-RS"/>
              </w:rPr>
              <w:t>Средња брзина,</w:t>
            </w:r>
          </w:p>
          <w:p w14:paraId="412D5FD3" w14:textId="370E28AD" w:rsidR="00AB3F95" w:rsidRPr="00480820" w:rsidRDefault="00AB3F95" w:rsidP="00985795">
            <w:pPr>
              <w:jc w:val="center"/>
              <w:rPr>
                <w:sz w:val="24"/>
                <w:szCs w:val="24"/>
                <w:lang w:val="sr-Cyrl-RS"/>
              </w:rPr>
            </w:pPr>
            <w:r w:rsidRPr="00480820">
              <w:rPr>
                <w:sz w:val="24"/>
                <w:szCs w:val="24"/>
                <w:lang w:val="sr-Cyrl-RS"/>
              </w:rPr>
              <w:t>средње дистанце</w:t>
            </w:r>
          </w:p>
        </w:tc>
        <w:tc>
          <w:tcPr>
            <w:tcW w:w="2245" w:type="dxa"/>
          </w:tcPr>
          <w:p w14:paraId="5A6A5560" w14:textId="77777777" w:rsidR="00985795" w:rsidRPr="00480820" w:rsidRDefault="00AB3F95" w:rsidP="00985795">
            <w:pPr>
              <w:jc w:val="center"/>
              <w:rPr>
                <w:sz w:val="24"/>
                <w:szCs w:val="24"/>
                <w:lang w:val="sr-Cyrl-RS"/>
              </w:rPr>
            </w:pPr>
            <w:r w:rsidRPr="00480820">
              <w:rPr>
                <w:sz w:val="24"/>
                <w:szCs w:val="24"/>
                <w:lang w:val="sr-Cyrl-RS"/>
              </w:rPr>
              <w:t>Велика брзина,</w:t>
            </w:r>
          </w:p>
          <w:p w14:paraId="61C30B50" w14:textId="77777777" w:rsidR="00AB3F95" w:rsidRPr="00480820" w:rsidRDefault="00AB3F95" w:rsidP="00985795">
            <w:pPr>
              <w:jc w:val="center"/>
              <w:rPr>
                <w:sz w:val="24"/>
                <w:szCs w:val="24"/>
                <w:lang w:val="sr-Cyrl-RS"/>
              </w:rPr>
            </w:pPr>
            <w:r w:rsidRPr="00480820">
              <w:rPr>
                <w:sz w:val="24"/>
                <w:szCs w:val="24"/>
                <w:lang w:val="sr-Cyrl-RS"/>
              </w:rPr>
              <w:t>велике дистанце</w:t>
            </w:r>
          </w:p>
          <w:p w14:paraId="04C20A55" w14:textId="468846A9" w:rsidR="00AB3F95" w:rsidRPr="00480820" w:rsidRDefault="00AB3F95" w:rsidP="00985795">
            <w:pPr>
              <w:jc w:val="center"/>
              <w:rPr>
                <w:sz w:val="24"/>
                <w:szCs w:val="24"/>
                <w:lang w:val="sr-Cyrl-RS"/>
              </w:rPr>
            </w:pPr>
            <w:r w:rsidRPr="00480820">
              <w:rPr>
                <w:sz w:val="24"/>
                <w:szCs w:val="24"/>
                <w:lang w:val="sr-Cyrl-RS"/>
              </w:rPr>
              <w:t>мрежни систем</w:t>
            </w:r>
          </w:p>
        </w:tc>
      </w:tr>
      <w:tr w:rsidR="00985795" w:rsidRPr="00480820" w14:paraId="74E4FE7C" w14:textId="77777777" w:rsidTr="00865381">
        <w:trPr>
          <w:trHeight w:val="872"/>
        </w:trPr>
        <w:tc>
          <w:tcPr>
            <w:tcW w:w="2244" w:type="dxa"/>
          </w:tcPr>
          <w:p w14:paraId="26C1F250" w14:textId="41180940" w:rsidR="00985795" w:rsidRPr="00480820" w:rsidRDefault="001E3372" w:rsidP="00985795">
            <w:pPr>
              <w:jc w:val="center"/>
              <w:rPr>
                <w:sz w:val="24"/>
                <w:szCs w:val="24"/>
                <w:lang w:val="sr-Cyrl-RS"/>
              </w:rPr>
            </w:pPr>
            <w:r w:rsidRPr="00480820">
              <w:rPr>
                <w:sz w:val="24"/>
                <w:szCs w:val="24"/>
                <w:lang w:val="sr-Cyrl-RS"/>
              </w:rPr>
              <w:t>Предности</w:t>
            </w:r>
          </w:p>
        </w:tc>
        <w:tc>
          <w:tcPr>
            <w:tcW w:w="2244" w:type="dxa"/>
          </w:tcPr>
          <w:p w14:paraId="0E499824" w14:textId="77777777" w:rsidR="00985795" w:rsidRPr="00480820" w:rsidRDefault="009E3D8C" w:rsidP="00985795">
            <w:pPr>
              <w:jc w:val="center"/>
              <w:rPr>
                <w:sz w:val="24"/>
                <w:szCs w:val="24"/>
                <w:lang w:val="sr-Cyrl-RS"/>
              </w:rPr>
            </w:pPr>
            <w:proofErr w:type="spellStart"/>
            <w:r w:rsidRPr="00480820">
              <w:rPr>
                <w:sz w:val="24"/>
                <w:szCs w:val="24"/>
                <w:lang w:val="sr-Cyrl-RS"/>
              </w:rPr>
              <w:t>Једностваност</w:t>
            </w:r>
            <w:proofErr w:type="spellEnd"/>
            <w:r w:rsidRPr="00480820">
              <w:rPr>
                <w:sz w:val="24"/>
                <w:szCs w:val="24"/>
                <w:lang w:val="sr-Cyrl-RS"/>
              </w:rPr>
              <w:t>,</w:t>
            </w:r>
          </w:p>
          <w:p w14:paraId="79799FC8" w14:textId="6C73C7AD" w:rsidR="009E3D8C" w:rsidRPr="00480820" w:rsidRDefault="009E3D8C" w:rsidP="00985795">
            <w:pPr>
              <w:jc w:val="center"/>
              <w:rPr>
                <w:sz w:val="24"/>
                <w:szCs w:val="24"/>
                <w:lang w:val="sr-Cyrl-RS"/>
              </w:rPr>
            </w:pPr>
            <w:r w:rsidRPr="00480820">
              <w:rPr>
                <w:sz w:val="24"/>
                <w:szCs w:val="24"/>
                <w:lang w:val="sr-Cyrl-RS"/>
              </w:rPr>
              <w:t>јефтино</w:t>
            </w:r>
          </w:p>
        </w:tc>
        <w:tc>
          <w:tcPr>
            <w:tcW w:w="2245" w:type="dxa"/>
          </w:tcPr>
          <w:p w14:paraId="49F3A8C0" w14:textId="6ECAE46C" w:rsidR="00985795" w:rsidRPr="00480820" w:rsidRDefault="009E3D8C" w:rsidP="00985795">
            <w:pPr>
              <w:jc w:val="center"/>
              <w:rPr>
                <w:sz w:val="24"/>
                <w:szCs w:val="24"/>
                <w:lang w:val="sr-Cyrl-RS"/>
              </w:rPr>
            </w:pPr>
            <w:r w:rsidRPr="00480820">
              <w:rPr>
                <w:sz w:val="24"/>
                <w:szCs w:val="24"/>
                <w:lang w:val="sr-Cyrl-RS"/>
              </w:rPr>
              <w:t>Велике дистанце</w:t>
            </w:r>
          </w:p>
        </w:tc>
        <w:tc>
          <w:tcPr>
            <w:tcW w:w="2245" w:type="dxa"/>
          </w:tcPr>
          <w:p w14:paraId="27AD2DCC" w14:textId="77777777" w:rsidR="00985795" w:rsidRPr="00480820" w:rsidRDefault="009E3D8C" w:rsidP="00985795">
            <w:pPr>
              <w:jc w:val="center"/>
              <w:rPr>
                <w:sz w:val="24"/>
                <w:szCs w:val="24"/>
                <w:lang w:val="sr-Cyrl-RS"/>
              </w:rPr>
            </w:pPr>
            <w:r w:rsidRPr="00480820">
              <w:rPr>
                <w:sz w:val="24"/>
                <w:szCs w:val="24"/>
                <w:lang w:val="sr-Cyrl-RS"/>
              </w:rPr>
              <w:t>Велика брзина,</w:t>
            </w:r>
          </w:p>
          <w:p w14:paraId="239DB993" w14:textId="29344424" w:rsidR="009E3D8C" w:rsidRPr="00480820" w:rsidRDefault="009E3D8C" w:rsidP="00985795">
            <w:pPr>
              <w:jc w:val="center"/>
              <w:rPr>
                <w:sz w:val="24"/>
                <w:szCs w:val="24"/>
                <w:lang w:val="sr-Cyrl-RS"/>
              </w:rPr>
            </w:pPr>
            <w:proofErr w:type="spellStart"/>
            <w:r w:rsidRPr="00480820">
              <w:rPr>
                <w:sz w:val="24"/>
                <w:szCs w:val="24"/>
                <w:lang w:val="sr-Cyrl-RS"/>
              </w:rPr>
              <w:t>упрежавање</w:t>
            </w:r>
            <w:proofErr w:type="spellEnd"/>
          </w:p>
        </w:tc>
      </w:tr>
      <w:tr w:rsidR="00985795" w:rsidRPr="00480820" w14:paraId="3404BCDF" w14:textId="77777777" w:rsidTr="00865381">
        <w:trPr>
          <w:trHeight w:val="872"/>
        </w:trPr>
        <w:tc>
          <w:tcPr>
            <w:tcW w:w="2244" w:type="dxa"/>
          </w:tcPr>
          <w:p w14:paraId="3A64AFC8" w14:textId="6B65BECE" w:rsidR="00985795" w:rsidRPr="00480820" w:rsidRDefault="001E3372" w:rsidP="00985795">
            <w:pPr>
              <w:jc w:val="center"/>
              <w:rPr>
                <w:sz w:val="24"/>
                <w:szCs w:val="24"/>
                <w:lang w:val="sr-Cyrl-RS"/>
              </w:rPr>
            </w:pPr>
            <w:r w:rsidRPr="00480820">
              <w:rPr>
                <w:sz w:val="24"/>
                <w:szCs w:val="24"/>
                <w:lang w:val="sr-Cyrl-RS"/>
              </w:rPr>
              <w:t>Мане</w:t>
            </w:r>
          </w:p>
        </w:tc>
        <w:tc>
          <w:tcPr>
            <w:tcW w:w="2244" w:type="dxa"/>
          </w:tcPr>
          <w:p w14:paraId="11F96FB1" w14:textId="77777777" w:rsidR="00985795" w:rsidRPr="00480820" w:rsidRDefault="009E3D8C" w:rsidP="00985795">
            <w:pPr>
              <w:jc w:val="center"/>
              <w:rPr>
                <w:sz w:val="24"/>
                <w:szCs w:val="24"/>
                <w:lang w:val="sr-Cyrl-RS"/>
              </w:rPr>
            </w:pPr>
            <w:r w:rsidRPr="00480820">
              <w:rPr>
                <w:sz w:val="24"/>
                <w:szCs w:val="24"/>
                <w:lang w:val="sr-Cyrl-RS"/>
              </w:rPr>
              <w:t>Мале дистанце,</w:t>
            </w:r>
          </w:p>
          <w:p w14:paraId="43B86A97" w14:textId="2736C8FA" w:rsidR="009E3D8C" w:rsidRPr="00480820" w:rsidRDefault="009E3D8C" w:rsidP="00985795">
            <w:pPr>
              <w:jc w:val="center"/>
              <w:rPr>
                <w:sz w:val="24"/>
                <w:szCs w:val="24"/>
                <w:lang w:val="sr-Cyrl-RS"/>
              </w:rPr>
            </w:pPr>
            <w:r w:rsidRPr="00480820">
              <w:rPr>
                <w:sz w:val="24"/>
                <w:szCs w:val="24"/>
                <w:lang w:val="sr-Cyrl-RS"/>
              </w:rPr>
              <w:t>спор пренос</w:t>
            </w:r>
          </w:p>
        </w:tc>
        <w:tc>
          <w:tcPr>
            <w:tcW w:w="2245" w:type="dxa"/>
          </w:tcPr>
          <w:p w14:paraId="14DE0204" w14:textId="6BB5917C" w:rsidR="00985795" w:rsidRPr="00480820" w:rsidRDefault="009E3D8C" w:rsidP="00985795">
            <w:pPr>
              <w:jc w:val="center"/>
              <w:rPr>
                <w:sz w:val="24"/>
                <w:szCs w:val="24"/>
                <w:lang w:val="sr-Cyrl-RS"/>
              </w:rPr>
            </w:pPr>
            <w:proofErr w:type="spellStart"/>
            <w:r w:rsidRPr="00480820">
              <w:rPr>
                <w:sz w:val="24"/>
                <w:szCs w:val="24"/>
                <w:lang w:val="sr-Cyrl-RS"/>
              </w:rPr>
              <w:t>Подлежан</w:t>
            </w:r>
            <w:proofErr w:type="spellEnd"/>
            <w:r w:rsidRPr="00480820">
              <w:rPr>
                <w:sz w:val="24"/>
                <w:szCs w:val="24"/>
                <w:lang w:val="sr-Cyrl-RS"/>
              </w:rPr>
              <w:t xml:space="preserve"> интерференцији</w:t>
            </w:r>
          </w:p>
        </w:tc>
        <w:tc>
          <w:tcPr>
            <w:tcW w:w="2245" w:type="dxa"/>
          </w:tcPr>
          <w:p w14:paraId="24002128" w14:textId="24808EAC" w:rsidR="00985795" w:rsidRPr="00480820" w:rsidRDefault="00D06E23" w:rsidP="00985795">
            <w:pPr>
              <w:jc w:val="center"/>
              <w:rPr>
                <w:sz w:val="24"/>
                <w:szCs w:val="24"/>
                <w:lang w:val="sr-Cyrl-RS"/>
              </w:rPr>
            </w:pPr>
            <w:r w:rsidRPr="00480820">
              <w:rPr>
                <w:sz w:val="24"/>
                <w:szCs w:val="24"/>
                <w:lang w:val="sr-Cyrl-RS"/>
              </w:rPr>
              <w:t>Захтева додатну опрему, већа цена</w:t>
            </w:r>
          </w:p>
        </w:tc>
      </w:tr>
    </w:tbl>
    <w:p w14:paraId="5A000525" w14:textId="77777777" w:rsidR="00985795" w:rsidRPr="00480820" w:rsidRDefault="00985795" w:rsidP="00862389">
      <w:pPr>
        <w:jc w:val="both"/>
        <w:rPr>
          <w:sz w:val="24"/>
          <w:szCs w:val="24"/>
          <w:lang w:val="sr-Cyrl-RS"/>
        </w:rPr>
      </w:pPr>
    </w:p>
    <w:p w14:paraId="623198E7" w14:textId="7453D679" w:rsidR="00EC03D6" w:rsidRPr="00480820" w:rsidRDefault="00EC03D6" w:rsidP="00862389">
      <w:pPr>
        <w:jc w:val="both"/>
        <w:rPr>
          <w:sz w:val="24"/>
          <w:szCs w:val="24"/>
          <w:lang w:val="sr-Cyrl-RS"/>
        </w:rPr>
      </w:pPr>
    </w:p>
    <w:p w14:paraId="4F57E148" w14:textId="43C63C21" w:rsidR="00EC03D6" w:rsidRPr="00480820" w:rsidRDefault="00016387" w:rsidP="006A6D0A">
      <w:pPr>
        <w:ind w:firstLine="720"/>
        <w:jc w:val="both"/>
        <w:rPr>
          <w:sz w:val="24"/>
          <w:szCs w:val="24"/>
          <w:lang w:val="sr-Cyrl-RS"/>
        </w:rPr>
      </w:pPr>
      <w:r w:rsidRPr="00480820">
        <w:rPr>
          <w:sz w:val="24"/>
          <w:szCs w:val="24"/>
          <w:lang w:val="sr-Cyrl-RS"/>
        </w:rPr>
        <w:t xml:space="preserve">Битно је имати </w:t>
      </w:r>
      <w:r w:rsidR="009F27C1" w:rsidRPr="00480820">
        <w:rPr>
          <w:sz w:val="24"/>
          <w:szCs w:val="24"/>
          <w:lang w:val="sr-Cyrl-RS"/>
        </w:rPr>
        <w:t xml:space="preserve">науму да специфичне предности и мане, ограничења сваког од типова интерфејса зависи од његове конкретне </w:t>
      </w:r>
      <w:proofErr w:type="spellStart"/>
      <w:r w:rsidR="009F27C1" w:rsidRPr="00480820">
        <w:rPr>
          <w:sz w:val="24"/>
          <w:szCs w:val="24"/>
          <w:lang w:val="sr-Cyrl-RS"/>
        </w:rPr>
        <w:t>имлентације</w:t>
      </w:r>
      <w:proofErr w:type="spellEnd"/>
      <w:r w:rsidR="009F27C1" w:rsidRPr="00480820">
        <w:rPr>
          <w:sz w:val="24"/>
          <w:szCs w:val="24"/>
          <w:lang w:val="sr-Cyrl-RS"/>
        </w:rPr>
        <w:t xml:space="preserve">, конфигурације и </w:t>
      </w:r>
      <w:proofErr w:type="spellStart"/>
      <w:r w:rsidR="009F27C1" w:rsidRPr="00480820">
        <w:rPr>
          <w:sz w:val="24"/>
          <w:szCs w:val="24"/>
          <w:lang w:val="sr-Cyrl-RS"/>
        </w:rPr>
        <w:t>цлучаја</w:t>
      </w:r>
      <w:proofErr w:type="spellEnd"/>
      <w:r w:rsidR="009F27C1" w:rsidRPr="00480820">
        <w:rPr>
          <w:sz w:val="24"/>
          <w:szCs w:val="24"/>
          <w:lang w:val="sr-Cyrl-RS"/>
        </w:rPr>
        <w:t xml:space="preserve"> примене.</w:t>
      </w:r>
    </w:p>
    <w:p w14:paraId="1DEDCDDB" w14:textId="3093261C" w:rsidR="00EC03D6" w:rsidRPr="00480820" w:rsidRDefault="00EC03D6" w:rsidP="00862389">
      <w:pPr>
        <w:jc w:val="both"/>
        <w:rPr>
          <w:sz w:val="24"/>
          <w:szCs w:val="24"/>
          <w:lang w:val="sr-Cyrl-RS"/>
        </w:rPr>
      </w:pPr>
    </w:p>
    <w:p w14:paraId="1829DA2A" w14:textId="18A33681" w:rsidR="00325920" w:rsidRPr="00480820" w:rsidRDefault="00325920" w:rsidP="00862389">
      <w:pPr>
        <w:jc w:val="both"/>
        <w:rPr>
          <w:sz w:val="24"/>
          <w:szCs w:val="24"/>
          <w:lang w:val="sr-Cyrl-RS"/>
        </w:rPr>
      </w:pPr>
    </w:p>
    <w:p w14:paraId="486EC403" w14:textId="5C627610" w:rsidR="00325920" w:rsidRPr="00480820" w:rsidRDefault="00325920" w:rsidP="00862389">
      <w:pPr>
        <w:jc w:val="both"/>
        <w:rPr>
          <w:sz w:val="24"/>
          <w:szCs w:val="24"/>
          <w:lang w:val="sr-Cyrl-RS"/>
        </w:rPr>
      </w:pPr>
    </w:p>
    <w:p w14:paraId="48582EE3" w14:textId="7A0B8397" w:rsidR="00325920" w:rsidRPr="00480820" w:rsidRDefault="00325920" w:rsidP="00862389">
      <w:pPr>
        <w:jc w:val="both"/>
        <w:rPr>
          <w:sz w:val="24"/>
          <w:szCs w:val="24"/>
          <w:lang w:val="sr-Cyrl-RS"/>
        </w:rPr>
      </w:pPr>
    </w:p>
    <w:p w14:paraId="26C442D9" w14:textId="52455693" w:rsidR="00325920" w:rsidRPr="00480820" w:rsidRDefault="00325920" w:rsidP="00862389">
      <w:pPr>
        <w:jc w:val="both"/>
        <w:rPr>
          <w:sz w:val="24"/>
          <w:szCs w:val="24"/>
          <w:lang w:val="sr-Cyrl-RS"/>
        </w:rPr>
      </w:pPr>
    </w:p>
    <w:p w14:paraId="491713C7" w14:textId="155E92FC" w:rsidR="00325920" w:rsidRPr="00480820" w:rsidRDefault="00325920" w:rsidP="00862389">
      <w:pPr>
        <w:jc w:val="both"/>
        <w:rPr>
          <w:sz w:val="24"/>
          <w:szCs w:val="24"/>
          <w:lang w:val="sr-Cyrl-RS"/>
        </w:rPr>
      </w:pPr>
    </w:p>
    <w:p w14:paraId="68399148" w14:textId="77777777" w:rsidR="00325920" w:rsidRPr="00480820" w:rsidRDefault="00325920" w:rsidP="00862389">
      <w:pPr>
        <w:jc w:val="both"/>
        <w:rPr>
          <w:sz w:val="24"/>
          <w:szCs w:val="24"/>
          <w:lang w:val="sr-Cyrl-RS"/>
        </w:rPr>
      </w:pPr>
    </w:p>
    <w:p w14:paraId="5149AAFB" w14:textId="3CF59062" w:rsidR="00325920" w:rsidRPr="004808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4808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4808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Pr="00480820" w:rsidRDefault="00325920" w:rsidP="00E6099A">
      <w:pPr>
        <w:pStyle w:val="Heading4"/>
        <w:numPr>
          <w:ilvl w:val="2"/>
          <w:numId w:val="11"/>
        </w:numPr>
        <w:rPr>
          <w:b w:val="0"/>
          <w:sz w:val="28"/>
          <w:szCs w:val="28"/>
          <w:lang w:val="sr-Cyrl-RS"/>
        </w:rPr>
      </w:pPr>
      <w:r w:rsidRPr="00480820">
        <w:rPr>
          <w:b w:val="0"/>
          <w:sz w:val="28"/>
          <w:szCs w:val="28"/>
          <w:lang w:val="sr-Cyrl-RS"/>
        </w:rPr>
        <w:t>РС-232 интерфејс</w:t>
      </w:r>
    </w:p>
    <w:p w14:paraId="61AFEABC" w14:textId="73D4C5AC" w:rsidR="00B47905" w:rsidRPr="00480820" w:rsidRDefault="00B47905" w:rsidP="00A76C69">
      <w:pPr>
        <w:rPr>
          <w:lang w:val="sr-Cyrl-RS"/>
        </w:rPr>
      </w:pPr>
    </w:p>
    <w:p w14:paraId="4174931A" w14:textId="5C70FEAD" w:rsidR="00A76C69" w:rsidRPr="00480820" w:rsidRDefault="00A76C69" w:rsidP="00A76C69">
      <w:pPr>
        <w:rPr>
          <w:lang w:val="sr-Cyrl-RS"/>
        </w:rPr>
      </w:pPr>
    </w:p>
    <w:p w14:paraId="7A30A88E" w14:textId="0F43475B" w:rsidR="00B47905" w:rsidRPr="00480820" w:rsidRDefault="00B47905" w:rsidP="00B47905">
      <w:pPr>
        <w:ind w:firstLine="720"/>
        <w:jc w:val="both"/>
        <w:rPr>
          <w:sz w:val="24"/>
          <w:szCs w:val="24"/>
          <w:lang w:val="sr-Cyrl-RS"/>
        </w:rPr>
      </w:pPr>
      <w:r w:rsidRPr="00480820">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480820" w:rsidRDefault="00A76C69" w:rsidP="00B47905">
      <w:pPr>
        <w:jc w:val="both"/>
        <w:rPr>
          <w:sz w:val="24"/>
          <w:szCs w:val="24"/>
          <w:lang w:val="sr-Cyrl-RS"/>
        </w:rPr>
      </w:pPr>
      <w:r w:rsidRPr="00480820">
        <w:rPr>
          <w:sz w:val="24"/>
          <w:szCs w:val="24"/>
          <w:lang w:val="sr-Cyrl-R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480820" w:rsidRDefault="00B47905" w:rsidP="00B47905">
      <w:pPr>
        <w:ind w:firstLine="720"/>
        <w:jc w:val="both"/>
        <w:rPr>
          <w:sz w:val="24"/>
          <w:szCs w:val="24"/>
          <w:lang w:val="sr-Cyrl-RS"/>
        </w:rPr>
      </w:pPr>
      <w:r w:rsidRPr="00480820">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w:t>
      </w:r>
      <w:proofErr w:type="spellStart"/>
      <w:r w:rsidRPr="00480820">
        <w:rPr>
          <w:sz w:val="24"/>
          <w:szCs w:val="24"/>
          <w:lang w:val="sr-Cyrl-RS"/>
        </w:rPr>
        <w:t>kbps</w:t>
      </w:r>
      <w:proofErr w:type="spellEnd"/>
      <w:r w:rsidRPr="00480820">
        <w:rPr>
          <w:sz w:val="24"/>
          <w:szCs w:val="24"/>
          <w:lang w:val="sr-Cyrl-RS"/>
        </w:rPr>
        <w:t xml:space="preserve">. Иако већина нових уређаја користи УСБ (USB) и друге протоколе, РС-232 и даље има велику употребу. </w:t>
      </w:r>
    </w:p>
    <w:p w14:paraId="4335D99F" w14:textId="77777777" w:rsidR="00B47905" w:rsidRPr="00480820" w:rsidRDefault="00B47905" w:rsidP="00B47905">
      <w:pPr>
        <w:jc w:val="both"/>
        <w:rPr>
          <w:sz w:val="24"/>
          <w:szCs w:val="24"/>
          <w:lang w:val="sr-Cyrl-RS"/>
        </w:rPr>
      </w:pPr>
    </w:p>
    <w:p w14:paraId="03EA8467" w14:textId="77777777" w:rsidR="00B47905" w:rsidRPr="00480820" w:rsidRDefault="00B47905" w:rsidP="00B47905">
      <w:pPr>
        <w:ind w:firstLine="720"/>
        <w:jc w:val="both"/>
        <w:rPr>
          <w:sz w:val="24"/>
          <w:szCs w:val="24"/>
          <w:lang w:val="sr-Cyrl-RS"/>
        </w:rPr>
      </w:pPr>
      <w:r w:rsidRPr="00480820">
        <w:rPr>
          <w:sz w:val="24"/>
          <w:szCs w:val="24"/>
          <w:lang w:val="sr-Cyrl-RS"/>
        </w:rPr>
        <w:t xml:space="preserve">Све у свему, РС-232 је имао јако важну улогу у развоју модерних </w:t>
      </w:r>
      <w:proofErr w:type="spellStart"/>
      <w:r w:rsidRPr="00480820">
        <w:rPr>
          <w:sz w:val="24"/>
          <w:szCs w:val="24"/>
          <w:lang w:val="sr-Cyrl-RS"/>
        </w:rPr>
        <w:t>комуникацинох</w:t>
      </w:r>
      <w:proofErr w:type="spellEnd"/>
      <w:r w:rsidRPr="00480820">
        <w:rPr>
          <w:sz w:val="24"/>
          <w:szCs w:val="24"/>
          <w:lang w:val="sr-Cyrl-RS"/>
        </w:rPr>
        <w:t xml:space="preserve"> протокола, поред чега се и данас користи.</w:t>
      </w:r>
    </w:p>
    <w:p w14:paraId="1B380772" w14:textId="77777777" w:rsidR="00B47905" w:rsidRPr="00480820" w:rsidRDefault="00B47905" w:rsidP="00B47905">
      <w:pPr>
        <w:rPr>
          <w:sz w:val="24"/>
          <w:szCs w:val="24"/>
          <w:lang w:val="sr-Cyrl-RS"/>
        </w:rPr>
      </w:pPr>
    </w:p>
    <w:p w14:paraId="13A96787" w14:textId="33EC5B75" w:rsidR="003C7DF8" w:rsidRPr="00480820" w:rsidRDefault="00BF2C14" w:rsidP="00E6099A">
      <w:pPr>
        <w:pStyle w:val="Heading4"/>
        <w:numPr>
          <w:ilvl w:val="2"/>
          <w:numId w:val="11"/>
        </w:numPr>
        <w:rPr>
          <w:b w:val="0"/>
          <w:sz w:val="28"/>
          <w:szCs w:val="28"/>
          <w:lang w:val="sr-Cyrl-RS"/>
        </w:rPr>
      </w:pPr>
      <w:r w:rsidRPr="00480820">
        <w:rPr>
          <w:b w:val="0"/>
          <w:sz w:val="28"/>
          <w:szCs w:val="28"/>
          <w:lang w:val="sr-Cyrl-RS"/>
        </w:rPr>
        <w:t>РС-485 интерфејс</w:t>
      </w:r>
    </w:p>
    <w:p w14:paraId="0D7D6C67" w14:textId="77777777" w:rsidR="00084248" w:rsidRPr="00480820" w:rsidRDefault="00084248" w:rsidP="00084248">
      <w:pPr>
        <w:rPr>
          <w:lang w:val="sr-Cyrl-RS"/>
        </w:rPr>
      </w:pPr>
    </w:p>
    <w:p w14:paraId="34412535" w14:textId="77777777" w:rsidR="003C7DF8" w:rsidRPr="00480820" w:rsidRDefault="003C7DF8" w:rsidP="003C7DF8">
      <w:pPr>
        <w:ind w:firstLine="720"/>
        <w:rPr>
          <w:sz w:val="24"/>
          <w:szCs w:val="24"/>
          <w:lang w:val="sr-Cyrl-RS"/>
        </w:rPr>
      </w:pPr>
      <w:r w:rsidRPr="00480820">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480820" w:rsidRDefault="003C7DF8" w:rsidP="003C7DF8">
      <w:pPr>
        <w:rPr>
          <w:sz w:val="24"/>
          <w:szCs w:val="24"/>
          <w:lang w:val="sr-Cyrl-RS"/>
        </w:rPr>
      </w:pPr>
    </w:p>
    <w:p w14:paraId="41963DA2" w14:textId="77777777" w:rsidR="003C7DF8" w:rsidRPr="00480820" w:rsidRDefault="003C7DF8" w:rsidP="003C7DF8">
      <w:pPr>
        <w:ind w:firstLine="720"/>
        <w:jc w:val="both"/>
        <w:rPr>
          <w:sz w:val="24"/>
          <w:szCs w:val="24"/>
          <w:lang w:val="sr-Cyrl-RS"/>
        </w:rPr>
      </w:pPr>
      <w:r w:rsidRPr="00480820">
        <w:rPr>
          <w:sz w:val="24"/>
          <w:szCs w:val="24"/>
          <w:lang w:val="sr-Cyrl-RS"/>
        </w:rPr>
        <w:t xml:space="preserve">РС-485 користи две жице са различитим сигналима због смањења интерференције за </w:t>
      </w:r>
      <w:proofErr w:type="spellStart"/>
      <w:r w:rsidRPr="00480820">
        <w:rPr>
          <w:sz w:val="24"/>
          <w:szCs w:val="24"/>
          <w:lang w:val="sr-Cyrl-RS"/>
        </w:rPr>
        <w:t>раслику</w:t>
      </w:r>
      <w:proofErr w:type="spellEnd"/>
      <w:r w:rsidRPr="00480820">
        <w:rPr>
          <w:sz w:val="24"/>
          <w:szCs w:val="24"/>
          <w:lang w:val="sr-Cyrl-RS"/>
        </w:rPr>
        <w:t xml:space="preserve"> од РС-232 који то нема. Индустријски контролни системи, </w:t>
      </w:r>
      <w:proofErr w:type="spellStart"/>
      <w:r w:rsidRPr="00480820">
        <w:rPr>
          <w:sz w:val="24"/>
          <w:szCs w:val="24"/>
          <w:lang w:val="sr-Cyrl-RS"/>
        </w:rPr>
        <w:t>аутмобили</w:t>
      </w:r>
      <w:proofErr w:type="spellEnd"/>
      <w:r w:rsidRPr="00480820">
        <w:rPr>
          <w:sz w:val="24"/>
          <w:szCs w:val="24"/>
          <w:lang w:val="sr-Cyrl-RS"/>
        </w:rPr>
        <w:t xml:space="preserve"> итд. користе овај протокол.</w:t>
      </w:r>
    </w:p>
    <w:p w14:paraId="3BC749D7" w14:textId="77777777" w:rsidR="003C7DF8" w:rsidRPr="00480820" w:rsidRDefault="003C7DF8" w:rsidP="003C7DF8">
      <w:pPr>
        <w:jc w:val="both"/>
        <w:rPr>
          <w:sz w:val="24"/>
          <w:szCs w:val="24"/>
          <w:lang w:val="sr-Cyrl-RS"/>
        </w:rPr>
      </w:pPr>
    </w:p>
    <w:p w14:paraId="67689CB6" w14:textId="77777777" w:rsidR="003C7DF8" w:rsidRPr="00480820" w:rsidRDefault="003C7DF8" w:rsidP="003C7DF8">
      <w:pPr>
        <w:ind w:firstLine="720"/>
        <w:jc w:val="both"/>
        <w:rPr>
          <w:sz w:val="24"/>
          <w:szCs w:val="24"/>
          <w:lang w:val="sr-Cyrl-RS"/>
        </w:rPr>
      </w:pPr>
      <w:r w:rsidRPr="00480820">
        <w:rPr>
          <w:sz w:val="24"/>
          <w:szCs w:val="24"/>
          <w:lang w:val="sr-Cyrl-RS"/>
        </w:rPr>
        <w:t xml:space="preserve">РС-485 је јако моћан протокол баш зато што омогућава повезивање више уређаја на једној магистрали и </w:t>
      </w:r>
      <w:proofErr w:type="spellStart"/>
      <w:r w:rsidRPr="00480820">
        <w:rPr>
          <w:sz w:val="24"/>
          <w:szCs w:val="24"/>
          <w:lang w:val="sr-Cyrl-RS"/>
        </w:rPr>
        <w:t>поузани</w:t>
      </w:r>
      <w:proofErr w:type="spellEnd"/>
      <w:r w:rsidRPr="00480820">
        <w:rPr>
          <w:sz w:val="24"/>
          <w:szCs w:val="24"/>
          <w:lang w:val="sr-Cyrl-RS"/>
        </w:rPr>
        <w:t xml:space="preserve"> трансфер података на великим дистанцама. Као и РС-485 </w:t>
      </w:r>
      <w:proofErr w:type="spellStart"/>
      <w:r w:rsidRPr="00480820">
        <w:rPr>
          <w:sz w:val="24"/>
          <w:szCs w:val="24"/>
          <w:lang w:val="sr-Cyrl-RS"/>
        </w:rPr>
        <w:t>служиао</w:t>
      </w:r>
      <w:proofErr w:type="spellEnd"/>
      <w:r w:rsidRPr="00480820">
        <w:rPr>
          <w:sz w:val="24"/>
          <w:szCs w:val="24"/>
          <w:lang w:val="sr-Cyrl-RS"/>
        </w:rPr>
        <w:t xml:space="preserve"> је као основа за развијање многих модерних протокола, а и данас има примена.</w:t>
      </w:r>
    </w:p>
    <w:p w14:paraId="10676650" w14:textId="77777777" w:rsidR="003C7DF8" w:rsidRPr="00480820" w:rsidRDefault="003C7DF8" w:rsidP="003C7DF8">
      <w:pPr>
        <w:rPr>
          <w:sz w:val="24"/>
          <w:szCs w:val="24"/>
          <w:lang w:val="sr-Cyrl-RS"/>
        </w:rPr>
      </w:pPr>
    </w:p>
    <w:p w14:paraId="37CB91F3" w14:textId="3673F9A5" w:rsidR="003C7DF8" w:rsidRPr="00480820" w:rsidRDefault="00FD6720" w:rsidP="00E6099A">
      <w:pPr>
        <w:pStyle w:val="Heading4"/>
        <w:numPr>
          <w:ilvl w:val="2"/>
          <w:numId w:val="11"/>
        </w:numPr>
        <w:rPr>
          <w:b w:val="0"/>
          <w:sz w:val="28"/>
          <w:szCs w:val="28"/>
          <w:lang w:val="sr-Cyrl-RS"/>
        </w:rPr>
      </w:pPr>
      <w:r w:rsidRPr="00480820">
        <w:rPr>
          <w:b w:val="0"/>
          <w:sz w:val="28"/>
          <w:szCs w:val="28"/>
          <w:lang w:val="sr-Cyrl-RS"/>
        </w:rPr>
        <w:t>Етернет</w:t>
      </w:r>
      <w:r w:rsidR="005B201A" w:rsidRPr="00480820">
        <w:rPr>
          <w:b w:val="0"/>
          <w:sz w:val="28"/>
          <w:szCs w:val="28"/>
          <w:lang w:val="sr-Cyrl-RS"/>
        </w:rPr>
        <w:t xml:space="preserve"> (</w:t>
      </w:r>
      <w:proofErr w:type="spellStart"/>
      <w:r w:rsidR="005B201A" w:rsidRPr="00480820">
        <w:rPr>
          <w:b w:val="0"/>
          <w:sz w:val="28"/>
          <w:szCs w:val="28"/>
          <w:lang w:val="sr-Cyrl-RS"/>
        </w:rPr>
        <w:t>Ethernet</w:t>
      </w:r>
      <w:proofErr w:type="spellEnd"/>
      <w:r w:rsidR="005B201A" w:rsidRPr="00480820">
        <w:rPr>
          <w:b w:val="0"/>
          <w:sz w:val="28"/>
          <w:szCs w:val="28"/>
          <w:lang w:val="sr-Cyrl-RS"/>
        </w:rPr>
        <w:t>)</w:t>
      </w:r>
      <w:r w:rsidRPr="00480820">
        <w:rPr>
          <w:b w:val="0"/>
          <w:sz w:val="28"/>
          <w:szCs w:val="28"/>
          <w:lang w:val="sr-Cyrl-RS"/>
        </w:rPr>
        <w:t xml:space="preserve"> интерфејс</w:t>
      </w:r>
    </w:p>
    <w:p w14:paraId="1A3D0F74" w14:textId="77777777" w:rsidR="008430A4" w:rsidRPr="00480820" w:rsidRDefault="008430A4" w:rsidP="008430A4">
      <w:pPr>
        <w:rPr>
          <w:sz w:val="24"/>
          <w:szCs w:val="24"/>
          <w:lang w:val="sr-Cyrl-RS"/>
        </w:rPr>
      </w:pPr>
    </w:p>
    <w:p w14:paraId="0A056B06" w14:textId="7876AFF0" w:rsidR="006535DD" w:rsidRPr="00480820" w:rsidRDefault="008430A4" w:rsidP="00FD56C0">
      <w:pPr>
        <w:ind w:firstLine="720"/>
        <w:rPr>
          <w:sz w:val="24"/>
          <w:szCs w:val="24"/>
          <w:lang w:val="sr-Cyrl-RS"/>
        </w:rPr>
      </w:pPr>
      <w:r w:rsidRPr="00480820">
        <w:rPr>
          <w:sz w:val="24"/>
          <w:szCs w:val="24"/>
          <w:lang w:val="sr-Cyrl-RS"/>
        </w:rPr>
        <w:t xml:space="preserve">Широко </w:t>
      </w:r>
      <w:proofErr w:type="spellStart"/>
      <w:r w:rsidRPr="00480820">
        <w:rPr>
          <w:sz w:val="24"/>
          <w:szCs w:val="24"/>
          <w:lang w:val="sr-Cyrl-RS"/>
        </w:rPr>
        <w:t>употребљиван</w:t>
      </w:r>
      <w:proofErr w:type="spellEnd"/>
      <w:r w:rsidRPr="00480820">
        <w:rPr>
          <w:sz w:val="24"/>
          <w:szCs w:val="24"/>
          <w:lang w:val="sr-Cyrl-RS"/>
        </w:rPr>
        <w:t xml:space="preserve"> комуникациони протокол за преношење података између претварача и других </w:t>
      </w:r>
      <w:proofErr w:type="spellStart"/>
      <w:r w:rsidRPr="00480820">
        <w:rPr>
          <w:sz w:val="24"/>
          <w:szCs w:val="24"/>
          <w:lang w:val="sr-Cyrl-RS"/>
        </w:rPr>
        <w:t>мпрежних</w:t>
      </w:r>
      <w:proofErr w:type="spellEnd"/>
      <w:r w:rsidRPr="00480820">
        <w:rPr>
          <w:sz w:val="24"/>
          <w:szCs w:val="24"/>
          <w:lang w:val="sr-Cyrl-RS"/>
        </w:rPr>
        <w:t xml:space="preserve"> уређаја.</w:t>
      </w:r>
    </w:p>
    <w:p w14:paraId="7C487F99" w14:textId="045402B4" w:rsidR="00936D11" w:rsidRPr="00480820" w:rsidRDefault="00936D11" w:rsidP="00FD56C0">
      <w:pPr>
        <w:ind w:firstLine="720"/>
        <w:rPr>
          <w:sz w:val="24"/>
          <w:szCs w:val="24"/>
          <w:lang w:val="sr-Cyrl-RS"/>
        </w:rPr>
      </w:pPr>
    </w:p>
    <w:p w14:paraId="25F85915" w14:textId="1E6358CD" w:rsidR="00936D11" w:rsidRPr="00480820" w:rsidRDefault="00936D11" w:rsidP="002B6EBD">
      <w:pPr>
        <w:ind w:firstLine="720"/>
        <w:jc w:val="both"/>
        <w:rPr>
          <w:sz w:val="24"/>
          <w:szCs w:val="24"/>
          <w:lang w:val="sr-Cyrl-RS"/>
        </w:rPr>
      </w:pPr>
      <w:r w:rsidRPr="00480820">
        <w:rPr>
          <w:sz w:val="24"/>
          <w:szCs w:val="24"/>
          <w:lang w:val="sr-Cyrl-RS"/>
        </w:rPr>
        <w:t xml:space="preserve">Велика </w:t>
      </w:r>
      <w:proofErr w:type="spellStart"/>
      <w:r w:rsidRPr="00480820">
        <w:rPr>
          <w:sz w:val="24"/>
          <w:szCs w:val="24"/>
          <w:lang w:val="sr-Cyrl-RS"/>
        </w:rPr>
        <w:t>поутданост</w:t>
      </w:r>
      <w:proofErr w:type="spellEnd"/>
      <w:r w:rsidRPr="00480820">
        <w:rPr>
          <w:sz w:val="24"/>
          <w:szCs w:val="24"/>
          <w:lang w:val="sr-Cyrl-RS"/>
        </w:rPr>
        <w:t xml:space="preserve"> и ефикасност, омогућава достављање статистике у реалном времену о производњи и потрошњи </w:t>
      </w:r>
      <w:proofErr w:type="spellStart"/>
      <w:r w:rsidRPr="00480820">
        <w:rPr>
          <w:sz w:val="24"/>
          <w:szCs w:val="24"/>
          <w:lang w:val="sr-Cyrl-RS"/>
        </w:rPr>
        <w:t>електрилне</w:t>
      </w:r>
      <w:proofErr w:type="spellEnd"/>
      <w:r w:rsidRPr="00480820">
        <w:rPr>
          <w:sz w:val="24"/>
          <w:szCs w:val="24"/>
          <w:lang w:val="sr-Cyrl-RS"/>
        </w:rPr>
        <w:t xml:space="preserve"> енергије контролном систему и </w:t>
      </w:r>
      <w:proofErr w:type="spellStart"/>
      <w:r w:rsidRPr="00480820">
        <w:rPr>
          <w:sz w:val="24"/>
          <w:szCs w:val="24"/>
          <w:lang w:val="sr-Cyrl-RS"/>
        </w:rPr>
        <w:t>смарт</w:t>
      </w:r>
      <w:proofErr w:type="spellEnd"/>
      <w:r w:rsidRPr="00480820">
        <w:rPr>
          <w:sz w:val="24"/>
          <w:szCs w:val="24"/>
          <w:lang w:val="sr-Cyrl-RS"/>
        </w:rPr>
        <w:t xml:space="preserve"> мерачима.</w:t>
      </w:r>
    </w:p>
    <w:p w14:paraId="6452721C" w14:textId="49F07A82" w:rsidR="00395087" w:rsidRPr="00480820" w:rsidRDefault="00395087" w:rsidP="00FD56C0">
      <w:pPr>
        <w:ind w:firstLine="720"/>
        <w:rPr>
          <w:sz w:val="24"/>
          <w:szCs w:val="24"/>
          <w:lang w:val="sr-Cyrl-RS"/>
        </w:rPr>
      </w:pPr>
    </w:p>
    <w:p w14:paraId="26B0E1FA" w14:textId="77777777" w:rsidR="00066338" w:rsidRPr="00480820" w:rsidRDefault="00066338" w:rsidP="00FD56C0">
      <w:pPr>
        <w:ind w:firstLine="720"/>
        <w:rPr>
          <w:sz w:val="24"/>
          <w:szCs w:val="24"/>
          <w:lang w:val="sr-Cyrl-RS"/>
        </w:rPr>
      </w:pPr>
    </w:p>
    <w:p w14:paraId="45CD11CC" w14:textId="77777777" w:rsidR="00066338" w:rsidRPr="00480820" w:rsidRDefault="00066338" w:rsidP="00FD56C0">
      <w:pPr>
        <w:ind w:firstLine="720"/>
        <w:rPr>
          <w:sz w:val="24"/>
          <w:szCs w:val="24"/>
          <w:lang w:val="sr-Cyrl-RS"/>
        </w:rPr>
      </w:pPr>
    </w:p>
    <w:p w14:paraId="6A0A532C" w14:textId="67309773" w:rsidR="00076EED" w:rsidRPr="00480820" w:rsidRDefault="00395087" w:rsidP="00066338">
      <w:pPr>
        <w:ind w:firstLine="720"/>
        <w:jc w:val="both"/>
        <w:rPr>
          <w:sz w:val="24"/>
          <w:szCs w:val="24"/>
          <w:lang w:val="sr-Cyrl-RS"/>
        </w:rPr>
      </w:pPr>
      <w:r w:rsidRPr="00480820">
        <w:rPr>
          <w:sz w:val="24"/>
          <w:szCs w:val="24"/>
          <w:lang w:val="sr-Cyrl-RS"/>
        </w:rPr>
        <w:lastRenderedPageBreak/>
        <w:t xml:space="preserve">Коришћење Етернета као комуникационог интерфејса омогућава </w:t>
      </w:r>
      <w:proofErr w:type="spellStart"/>
      <w:r w:rsidRPr="00480820">
        <w:rPr>
          <w:sz w:val="24"/>
          <w:szCs w:val="24"/>
          <w:lang w:val="sr-Cyrl-RS"/>
        </w:rPr>
        <w:t>интертерима</w:t>
      </w:r>
      <w:proofErr w:type="spellEnd"/>
      <w:r w:rsidRPr="00480820">
        <w:rPr>
          <w:sz w:val="24"/>
          <w:szCs w:val="24"/>
          <w:lang w:val="sr-Cyrl-RS"/>
        </w:rPr>
        <w:t xml:space="preserve"> слање</w:t>
      </w:r>
      <w:r w:rsidR="00E5432D" w:rsidRPr="00480820">
        <w:rPr>
          <w:sz w:val="24"/>
          <w:szCs w:val="24"/>
          <w:lang w:val="sr-Cyrl-RS"/>
        </w:rPr>
        <w:t xml:space="preserve"> великих</w:t>
      </w:r>
      <w:r w:rsidRPr="00480820">
        <w:rPr>
          <w:sz w:val="24"/>
          <w:szCs w:val="24"/>
          <w:lang w:val="sr-Cyrl-RS"/>
        </w:rPr>
        <w:t xml:space="preserve"> података на в</w:t>
      </w:r>
      <w:r w:rsidR="00E5432D" w:rsidRPr="00480820">
        <w:rPr>
          <w:sz w:val="24"/>
          <w:szCs w:val="24"/>
          <w:lang w:val="sr-Cyrl-RS"/>
        </w:rPr>
        <w:t xml:space="preserve">еликим дистанцама са најмањим губицима, што је и кључно за ефикасну комуникацију у </w:t>
      </w:r>
      <w:proofErr w:type="spellStart"/>
      <w:r w:rsidR="00E5432D" w:rsidRPr="00480820">
        <w:rPr>
          <w:sz w:val="24"/>
          <w:szCs w:val="24"/>
          <w:lang w:val="sr-Cyrl-RS"/>
        </w:rPr>
        <w:t>памтеном</w:t>
      </w:r>
      <w:proofErr w:type="spellEnd"/>
      <w:r w:rsidR="00E5432D" w:rsidRPr="00480820">
        <w:rPr>
          <w:sz w:val="24"/>
          <w:szCs w:val="24"/>
          <w:lang w:val="sr-Cyrl-RS"/>
        </w:rPr>
        <w:t xml:space="preserve"> систему.</w:t>
      </w:r>
    </w:p>
    <w:p w14:paraId="3924893C" w14:textId="49B1991D" w:rsidR="00076EED" w:rsidRPr="00480820" w:rsidRDefault="00076EED" w:rsidP="00AB6314">
      <w:pPr>
        <w:ind w:firstLine="720"/>
        <w:jc w:val="both"/>
        <w:rPr>
          <w:sz w:val="24"/>
          <w:szCs w:val="24"/>
          <w:lang w:val="sr-Cyrl-RS"/>
        </w:rPr>
      </w:pPr>
    </w:p>
    <w:p w14:paraId="0EA9D613" w14:textId="6F5FD7C8" w:rsidR="00076EED" w:rsidRPr="00480820" w:rsidRDefault="00076EED" w:rsidP="00E6099A">
      <w:pPr>
        <w:pStyle w:val="Heading3"/>
        <w:numPr>
          <w:ilvl w:val="1"/>
          <w:numId w:val="10"/>
        </w:numPr>
        <w:rPr>
          <w:sz w:val="28"/>
          <w:szCs w:val="28"/>
          <w:lang w:val="sr-Cyrl-RS"/>
        </w:rPr>
      </w:pPr>
      <w:bookmarkStart w:id="303" w:name="_Toc178331675"/>
      <w:r w:rsidRPr="00480820">
        <w:rPr>
          <w:sz w:val="28"/>
          <w:szCs w:val="28"/>
          <w:lang w:val="sr-Cyrl-RS"/>
        </w:rPr>
        <w:t xml:space="preserve">Примене </w:t>
      </w:r>
      <w:proofErr w:type="spellStart"/>
      <w:r w:rsidRPr="00480820">
        <w:rPr>
          <w:sz w:val="28"/>
          <w:szCs w:val="28"/>
          <w:lang w:val="sr-Cyrl-RS"/>
        </w:rPr>
        <w:t>инвертерске</w:t>
      </w:r>
      <w:proofErr w:type="spellEnd"/>
      <w:r w:rsidRPr="00480820">
        <w:rPr>
          <w:sz w:val="28"/>
          <w:szCs w:val="28"/>
          <w:lang w:val="sr-Cyrl-RS"/>
        </w:rPr>
        <w:t xml:space="preserve"> комуникације</w:t>
      </w:r>
      <w:bookmarkEnd w:id="303"/>
    </w:p>
    <w:p w14:paraId="3D4BD0F7" w14:textId="209C6EFF" w:rsidR="00076EED" w:rsidRPr="00480820" w:rsidRDefault="00076EED" w:rsidP="00AB6314">
      <w:pPr>
        <w:ind w:firstLine="720"/>
        <w:jc w:val="both"/>
        <w:rPr>
          <w:sz w:val="24"/>
          <w:szCs w:val="24"/>
          <w:lang w:val="sr-Cyrl-RS"/>
        </w:rPr>
      </w:pPr>
    </w:p>
    <w:p w14:paraId="2AC96A4B" w14:textId="77777777" w:rsidR="00FD6687" w:rsidRPr="00480820"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Pr="00480820" w:rsidRDefault="00DA34FF" w:rsidP="00E6099A">
      <w:pPr>
        <w:pStyle w:val="Heading4"/>
        <w:numPr>
          <w:ilvl w:val="2"/>
          <w:numId w:val="11"/>
        </w:numPr>
        <w:rPr>
          <w:b w:val="0"/>
          <w:sz w:val="28"/>
          <w:szCs w:val="28"/>
          <w:lang w:val="sr-Cyrl-RS"/>
        </w:rPr>
      </w:pPr>
      <w:r w:rsidRPr="00480820">
        <w:rPr>
          <w:b w:val="0"/>
          <w:sz w:val="28"/>
          <w:szCs w:val="28"/>
          <w:lang w:val="sr-Cyrl-RS"/>
        </w:rPr>
        <w:t>Обно</w:t>
      </w:r>
      <w:r w:rsidR="00FD6687" w:rsidRPr="00480820">
        <w:rPr>
          <w:b w:val="0"/>
          <w:sz w:val="28"/>
          <w:szCs w:val="28"/>
          <w:lang w:val="sr-Cyrl-RS"/>
        </w:rPr>
        <w:t>вљиви извори енергије</w:t>
      </w:r>
    </w:p>
    <w:p w14:paraId="39E74704" w14:textId="7ADEB299" w:rsidR="002902C7" w:rsidRPr="00480820" w:rsidRDefault="002902C7" w:rsidP="002902C7">
      <w:pPr>
        <w:rPr>
          <w:lang w:val="sr-Cyrl-RS"/>
        </w:rPr>
      </w:pPr>
    </w:p>
    <w:p w14:paraId="4C768DF8" w14:textId="6990CDEE" w:rsidR="00A112BC" w:rsidRPr="00480820" w:rsidRDefault="009236BF" w:rsidP="00B900A5">
      <w:pPr>
        <w:ind w:firstLine="720"/>
        <w:jc w:val="both"/>
        <w:rPr>
          <w:sz w:val="24"/>
          <w:szCs w:val="24"/>
          <w:lang w:val="sr-Cyrl-RS"/>
        </w:rPr>
      </w:pPr>
      <w:r w:rsidRPr="00480820">
        <w:rPr>
          <w:sz w:val="24"/>
          <w:szCs w:val="24"/>
          <w:lang w:val="sr-Cyrl-RS"/>
        </w:rPr>
        <w:t xml:space="preserve">Мониторинг и </w:t>
      </w:r>
      <w:proofErr w:type="spellStart"/>
      <w:r w:rsidRPr="00480820">
        <w:rPr>
          <w:sz w:val="24"/>
          <w:szCs w:val="24"/>
          <w:lang w:val="sr-Cyrl-RS"/>
        </w:rPr>
        <w:t>котрола</w:t>
      </w:r>
      <w:proofErr w:type="spellEnd"/>
      <w:r w:rsidRPr="00480820">
        <w:rPr>
          <w:sz w:val="24"/>
          <w:szCs w:val="24"/>
          <w:lang w:val="sr-Cyrl-RS"/>
        </w:rPr>
        <w:t xml:space="preserve"> система обновљивих извора енергије су критични за обезбеђивање њихових оптималних перформанси и поузданости.</w:t>
      </w:r>
    </w:p>
    <w:p w14:paraId="48BDADAD" w14:textId="04B22035" w:rsidR="00C62BA8" w:rsidRPr="00480820" w:rsidRDefault="00C62BA8" w:rsidP="00B900A5">
      <w:pPr>
        <w:ind w:firstLine="720"/>
        <w:jc w:val="both"/>
        <w:rPr>
          <w:sz w:val="24"/>
          <w:szCs w:val="24"/>
          <w:lang w:val="sr-Cyrl-RS"/>
        </w:rPr>
      </w:pPr>
    </w:p>
    <w:p w14:paraId="730A6BD0" w14:textId="408A3213" w:rsidR="00C62BA8" w:rsidRPr="00480820" w:rsidRDefault="000F7472" w:rsidP="00B900A5">
      <w:pPr>
        <w:ind w:firstLine="720"/>
        <w:jc w:val="both"/>
        <w:rPr>
          <w:sz w:val="24"/>
          <w:szCs w:val="24"/>
          <w:lang w:val="sr-Cyrl-RS"/>
        </w:rPr>
      </w:pPr>
      <w:r w:rsidRPr="00480820">
        <w:rPr>
          <w:sz w:val="24"/>
          <w:szCs w:val="24"/>
          <w:lang w:val="sr-Cyrl-R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Pr="00480820" w:rsidRDefault="006B0C06" w:rsidP="00B900A5">
      <w:pPr>
        <w:ind w:firstLine="720"/>
        <w:jc w:val="both"/>
        <w:rPr>
          <w:sz w:val="24"/>
          <w:szCs w:val="24"/>
          <w:lang w:val="sr-Cyrl-RS"/>
        </w:rPr>
      </w:pPr>
    </w:p>
    <w:p w14:paraId="2607BC53" w14:textId="77777777" w:rsidR="000F7472" w:rsidRPr="00480820" w:rsidRDefault="000F7472" w:rsidP="00B900A5">
      <w:pPr>
        <w:ind w:firstLine="720"/>
        <w:jc w:val="both"/>
        <w:rPr>
          <w:sz w:val="24"/>
          <w:szCs w:val="24"/>
          <w:lang w:val="sr-Cyrl-RS"/>
        </w:rPr>
      </w:pPr>
    </w:p>
    <w:p w14:paraId="0825B953" w14:textId="77777777" w:rsidR="000F7472" w:rsidRPr="00480820" w:rsidRDefault="000F7472" w:rsidP="00B900A5">
      <w:pPr>
        <w:ind w:firstLine="720"/>
        <w:jc w:val="both"/>
        <w:rPr>
          <w:sz w:val="24"/>
          <w:szCs w:val="24"/>
          <w:lang w:val="sr-Cyrl-RS"/>
        </w:rPr>
      </w:pPr>
    </w:p>
    <w:p w14:paraId="7236667B" w14:textId="77777777" w:rsidR="000F7472" w:rsidRPr="00480820" w:rsidRDefault="000F7472" w:rsidP="00B900A5">
      <w:pPr>
        <w:ind w:firstLine="720"/>
        <w:jc w:val="both"/>
        <w:rPr>
          <w:sz w:val="24"/>
          <w:szCs w:val="24"/>
          <w:lang w:val="sr-Cyrl-RS"/>
        </w:rPr>
      </w:pPr>
    </w:p>
    <w:p w14:paraId="0D26227E" w14:textId="77777777" w:rsidR="000F7472" w:rsidRPr="00480820" w:rsidRDefault="000F7472" w:rsidP="00B900A5">
      <w:pPr>
        <w:ind w:firstLine="720"/>
        <w:jc w:val="both"/>
        <w:rPr>
          <w:sz w:val="24"/>
          <w:szCs w:val="24"/>
          <w:lang w:val="sr-Cyrl-RS"/>
        </w:rPr>
      </w:pPr>
    </w:p>
    <w:p w14:paraId="7E4AD553" w14:textId="77777777" w:rsidR="000F7472" w:rsidRPr="00480820" w:rsidRDefault="000F7472" w:rsidP="00B900A5">
      <w:pPr>
        <w:ind w:firstLine="720"/>
        <w:jc w:val="both"/>
        <w:rPr>
          <w:sz w:val="24"/>
          <w:szCs w:val="24"/>
          <w:lang w:val="sr-Cyrl-RS"/>
        </w:rPr>
      </w:pPr>
    </w:p>
    <w:p w14:paraId="0A28E232" w14:textId="77777777" w:rsidR="000F7472" w:rsidRPr="00480820" w:rsidRDefault="000F7472" w:rsidP="00B900A5">
      <w:pPr>
        <w:ind w:firstLine="720"/>
        <w:jc w:val="both"/>
        <w:rPr>
          <w:sz w:val="24"/>
          <w:szCs w:val="24"/>
          <w:lang w:val="sr-Cyrl-RS"/>
        </w:rPr>
      </w:pPr>
    </w:p>
    <w:p w14:paraId="376CC77C" w14:textId="77777777" w:rsidR="000F7472" w:rsidRPr="00480820" w:rsidRDefault="000F7472" w:rsidP="00B900A5">
      <w:pPr>
        <w:ind w:firstLine="720"/>
        <w:jc w:val="both"/>
        <w:rPr>
          <w:sz w:val="24"/>
          <w:szCs w:val="24"/>
          <w:lang w:val="sr-Cyrl-RS"/>
        </w:rPr>
      </w:pPr>
    </w:p>
    <w:p w14:paraId="6A6100BB" w14:textId="77777777" w:rsidR="000F7472" w:rsidRPr="00480820" w:rsidRDefault="000F7472" w:rsidP="00B900A5">
      <w:pPr>
        <w:ind w:firstLine="720"/>
        <w:jc w:val="both"/>
        <w:rPr>
          <w:sz w:val="24"/>
          <w:szCs w:val="24"/>
          <w:lang w:val="sr-Cyrl-RS"/>
        </w:rPr>
      </w:pPr>
    </w:p>
    <w:p w14:paraId="329BE32C" w14:textId="77777777" w:rsidR="000F7472" w:rsidRPr="00480820" w:rsidRDefault="000F7472" w:rsidP="00B900A5">
      <w:pPr>
        <w:ind w:firstLine="720"/>
        <w:jc w:val="both"/>
        <w:rPr>
          <w:sz w:val="24"/>
          <w:szCs w:val="24"/>
          <w:lang w:val="sr-Cyrl-RS"/>
        </w:rPr>
      </w:pPr>
    </w:p>
    <w:p w14:paraId="03C81AC9" w14:textId="77777777" w:rsidR="000F7472" w:rsidRPr="00480820" w:rsidRDefault="000F7472" w:rsidP="00B900A5">
      <w:pPr>
        <w:ind w:firstLine="720"/>
        <w:jc w:val="both"/>
        <w:rPr>
          <w:sz w:val="24"/>
          <w:szCs w:val="24"/>
          <w:lang w:val="sr-Cyrl-RS"/>
        </w:rPr>
      </w:pPr>
    </w:p>
    <w:p w14:paraId="6E53ABDE" w14:textId="77777777" w:rsidR="000F7472" w:rsidRPr="00480820" w:rsidRDefault="000F7472" w:rsidP="00B900A5">
      <w:pPr>
        <w:ind w:firstLine="720"/>
        <w:jc w:val="both"/>
        <w:rPr>
          <w:sz w:val="24"/>
          <w:szCs w:val="24"/>
          <w:lang w:val="sr-Cyrl-RS"/>
        </w:rPr>
      </w:pPr>
    </w:p>
    <w:p w14:paraId="4F6F7D1F" w14:textId="77777777" w:rsidR="000F7472" w:rsidRPr="00480820" w:rsidRDefault="000F7472" w:rsidP="00B900A5">
      <w:pPr>
        <w:ind w:firstLine="720"/>
        <w:jc w:val="both"/>
        <w:rPr>
          <w:sz w:val="24"/>
          <w:szCs w:val="24"/>
          <w:lang w:val="sr-Cyrl-RS"/>
        </w:rPr>
      </w:pPr>
    </w:p>
    <w:p w14:paraId="7B908E2C" w14:textId="77777777" w:rsidR="000F7472" w:rsidRPr="00480820" w:rsidRDefault="000F7472" w:rsidP="00B900A5">
      <w:pPr>
        <w:ind w:firstLine="720"/>
        <w:jc w:val="both"/>
        <w:rPr>
          <w:sz w:val="24"/>
          <w:szCs w:val="24"/>
          <w:lang w:val="sr-Cyrl-RS"/>
        </w:rPr>
      </w:pPr>
    </w:p>
    <w:p w14:paraId="089C35C1" w14:textId="77777777" w:rsidR="000F7472" w:rsidRPr="00480820" w:rsidRDefault="000F7472" w:rsidP="00B900A5">
      <w:pPr>
        <w:ind w:firstLine="720"/>
        <w:jc w:val="both"/>
        <w:rPr>
          <w:sz w:val="24"/>
          <w:szCs w:val="24"/>
          <w:lang w:val="sr-Cyrl-RS"/>
        </w:rPr>
      </w:pPr>
    </w:p>
    <w:p w14:paraId="45137003" w14:textId="77777777" w:rsidR="000F7472" w:rsidRPr="00480820" w:rsidRDefault="000F7472" w:rsidP="00B900A5">
      <w:pPr>
        <w:ind w:firstLine="720"/>
        <w:jc w:val="both"/>
        <w:rPr>
          <w:sz w:val="24"/>
          <w:szCs w:val="24"/>
          <w:lang w:val="sr-Cyrl-RS"/>
        </w:rPr>
      </w:pPr>
    </w:p>
    <w:p w14:paraId="1108E810" w14:textId="77777777" w:rsidR="000F7472" w:rsidRPr="00480820" w:rsidRDefault="000F7472" w:rsidP="00B900A5">
      <w:pPr>
        <w:ind w:firstLine="720"/>
        <w:jc w:val="both"/>
        <w:rPr>
          <w:sz w:val="24"/>
          <w:szCs w:val="24"/>
          <w:lang w:val="sr-Cyrl-RS"/>
        </w:rPr>
      </w:pPr>
    </w:p>
    <w:p w14:paraId="56E4F77F" w14:textId="28F7B6E4" w:rsidR="00C62BA8" w:rsidRPr="00480820" w:rsidRDefault="006B0C06" w:rsidP="00C62BA8">
      <w:pPr>
        <w:ind w:firstLine="720"/>
        <w:jc w:val="both"/>
        <w:rPr>
          <w:sz w:val="24"/>
          <w:szCs w:val="24"/>
          <w:lang w:val="sr-Cyrl-RS"/>
        </w:rPr>
      </w:pPr>
      <w:r w:rsidRPr="00480820">
        <w:rPr>
          <w:sz w:val="24"/>
          <w:szCs w:val="24"/>
          <w:lang w:val="sr-Cyrl-RS"/>
        </w:rPr>
        <w:t xml:space="preserve">Инвертери играју кључну улогу у томе тако што претварају једносмерну струју (ДЦ) коју добијају из </w:t>
      </w:r>
      <w:proofErr w:type="spellStart"/>
      <w:r w:rsidRPr="00480820">
        <w:rPr>
          <w:sz w:val="24"/>
          <w:szCs w:val="24"/>
          <w:lang w:val="sr-Cyrl-RS"/>
        </w:rPr>
        <w:t>фотонапонских</w:t>
      </w:r>
      <w:proofErr w:type="spellEnd"/>
      <w:r w:rsidRPr="00480820">
        <w:rPr>
          <w:sz w:val="24"/>
          <w:szCs w:val="24"/>
          <w:lang w:val="sr-Cyrl-RS"/>
        </w:rPr>
        <w:t xml:space="preserve"> панела, ветрогенератора или других извора енергије у употребљиву наизменичну струју (АЦ).</w:t>
      </w:r>
    </w:p>
    <w:p w14:paraId="32EDA000" w14:textId="611FE588" w:rsidR="009F629E" w:rsidRPr="00480820" w:rsidRDefault="009F629E" w:rsidP="00B900A5">
      <w:pPr>
        <w:ind w:firstLine="720"/>
        <w:jc w:val="both"/>
        <w:rPr>
          <w:sz w:val="24"/>
          <w:szCs w:val="24"/>
          <w:lang w:val="sr-Cyrl-RS"/>
        </w:rPr>
      </w:pPr>
    </w:p>
    <w:p w14:paraId="1FB581D4" w14:textId="312F3454" w:rsidR="009F629E" w:rsidRPr="00480820" w:rsidRDefault="009F629E" w:rsidP="00B900A5">
      <w:pPr>
        <w:ind w:firstLine="720"/>
        <w:jc w:val="both"/>
        <w:rPr>
          <w:sz w:val="24"/>
          <w:szCs w:val="24"/>
          <w:lang w:val="sr-Cyrl-RS"/>
        </w:rPr>
      </w:pPr>
      <w:proofErr w:type="spellStart"/>
      <w:r w:rsidRPr="00480820">
        <w:rPr>
          <w:sz w:val="24"/>
          <w:szCs w:val="24"/>
          <w:lang w:val="sr-Cyrl-RS"/>
        </w:rPr>
        <w:t>Инвертерске</w:t>
      </w:r>
      <w:proofErr w:type="spellEnd"/>
      <w:r w:rsidRPr="00480820">
        <w:rPr>
          <w:sz w:val="24"/>
          <w:szCs w:val="24"/>
          <w:lang w:val="sr-Cyrl-RS"/>
        </w:rPr>
        <w:t xml:space="preserve"> комуникације су такође </w:t>
      </w:r>
      <w:r w:rsidR="009F22E0" w:rsidRPr="00480820">
        <w:rPr>
          <w:sz w:val="24"/>
          <w:szCs w:val="24"/>
          <w:lang w:val="sr-Cyrl-RS"/>
        </w:rPr>
        <w:t xml:space="preserve">битне јер омогућавају праћење, контролу, дијагностику у реалном </w:t>
      </w:r>
      <w:proofErr w:type="spellStart"/>
      <w:r w:rsidR="009F22E0" w:rsidRPr="00480820">
        <w:rPr>
          <w:sz w:val="24"/>
          <w:szCs w:val="24"/>
          <w:lang w:val="sr-Cyrl-RS"/>
        </w:rPr>
        <w:t>времено</w:t>
      </w:r>
      <w:proofErr w:type="spellEnd"/>
      <w:r w:rsidR="009F22E0" w:rsidRPr="00480820">
        <w:rPr>
          <w:sz w:val="24"/>
          <w:szCs w:val="24"/>
          <w:lang w:val="sr-Cyrl-RS"/>
        </w:rPr>
        <w:t xml:space="preserve"> што може помоћи у идентификовању проблема и побољшању перформанси.</w:t>
      </w:r>
    </w:p>
    <w:p w14:paraId="7AF73F85" w14:textId="7A4CDCAE" w:rsidR="002A2F2B" w:rsidRPr="00480820" w:rsidRDefault="002A2F2B" w:rsidP="00B900A5">
      <w:pPr>
        <w:ind w:firstLine="720"/>
        <w:jc w:val="both"/>
        <w:rPr>
          <w:sz w:val="24"/>
          <w:szCs w:val="24"/>
          <w:lang w:val="sr-Cyrl-RS"/>
        </w:rPr>
      </w:pPr>
    </w:p>
    <w:p w14:paraId="71BAF9B7" w14:textId="529D1360" w:rsidR="002A2F2B" w:rsidRPr="00480820" w:rsidRDefault="002A2F2B" w:rsidP="00B900A5">
      <w:pPr>
        <w:ind w:firstLine="720"/>
        <w:jc w:val="both"/>
        <w:rPr>
          <w:sz w:val="24"/>
          <w:szCs w:val="24"/>
          <w:lang w:val="sr-Cyrl-RS"/>
        </w:rPr>
      </w:pPr>
      <w:proofErr w:type="spellStart"/>
      <w:r w:rsidRPr="00480820">
        <w:rPr>
          <w:sz w:val="24"/>
          <w:szCs w:val="24"/>
          <w:lang w:val="sr-Cyrl-RS"/>
        </w:rPr>
        <w:t>Инвертерске</w:t>
      </w:r>
      <w:proofErr w:type="spellEnd"/>
      <w:r w:rsidRPr="00480820">
        <w:rPr>
          <w:sz w:val="24"/>
          <w:szCs w:val="24"/>
          <w:lang w:val="sr-Cyrl-RS"/>
        </w:rPr>
        <w:t xml:space="preserve">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480820" w:rsidRDefault="002902C7" w:rsidP="002902C7">
      <w:pPr>
        <w:rPr>
          <w:sz w:val="24"/>
          <w:szCs w:val="24"/>
          <w:lang w:val="sr-Cyrl-RS"/>
        </w:rPr>
      </w:pPr>
    </w:p>
    <w:p w14:paraId="66CBFC3B" w14:textId="1AC141E2"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Индустријска аут</w:t>
      </w:r>
      <w:r w:rsidR="00573C71" w:rsidRPr="00480820">
        <w:rPr>
          <w:b w:val="0"/>
          <w:sz w:val="28"/>
          <w:szCs w:val="28"/>
          <w:lang w:val="sr-Cyrl-RS"/>
        </w:rPr>
        <w:t>ом</w:t>
      </w:r>
      <w:r w:rsidRPr="00480820">
        <w:rPr>
          <w:b w:val="0"/>
          <w:sz w:val="28"/>
          <w:szCs w:val="28"/>
          <w:lang w:val="sr-Cyrl-RS"/>
        </w:rPr>
        <w:t>атизација</w:t>
      </w:r>
    </w:p>
    <w:p w14:paraId="43512924" w14:textId="1BA41ADA" w:rsidR="00FE1815" w:rsidRPr="00480820" w:rsidRDefault="00FE1815" w:rsidP="002902C7">
      <w:pPr>
        <w:pStyle w:val="ListParagraph"/>
        <w:rPr>
          <w:b/>
          <w:sz w:val="28"/>
          <w:szCs w:val="28"/>
          <w:lang w:val="sr-Cyrl-RS"/>
        </w:rPr>
      </w:pPr>
    </w:p>
    <w:p w14:paraId="01A6EFB2" w14:textId="3E95BA49" w:rsidR="00FE1815" w:rsidRPr="00480820" w:rsidRDefault="000D3047" w:rsidP="00DC792A">
      <w:pPr>
        <w:ind w:firstLine="720"/>
        <w:jc w:val="both"/>
        <w:rPr>
          <w:sz w:val="24"/>
          <w:szCs w:val="24"/>
          <w:lang w:val="sr-Cyrl-RS"/>
        </w:rPr>
      </w:pPr>
      <w:proofErr w:type="spellStart"/>
      <w:r w:rsidRPr="00480820">
        <w:rPr>
          <w:sz w:val="24"/>
          <w:szCs w:val="24"/>
          <w:lang w:val="sr-Cyrl-RS"/>
        </w:rPr>
        <w:t>Инвертерски</w:t>
      </w:r>
      <w:proofErr w:type="spellEnd"/>
      <w:r w:rsidRPr="00480820">
        <w:rPr>
          <w:sz w:val="24"/>
          <w:szCs w:val="24"/>
          <w:lang w:val="sr-Cyrl-RS"/>
        </w:rPr>
        <w:t xml:space="preserve"> комуникациони системи су критични у разним индустријским применама као </w:t>
      </w:r>
      <w:proofErr w:type="spellStart"/>
      <w:r w:rsidRPr="00480820">
        <w:rPr>
          <w:sz w:val="24"/>
          <w:szCs w:val="24"/>
          <w:lang w:val="sr-Cyrl-RS"/>
        </w:rPr>
        <w:t>штоо</w:t>
      </w:r>
      <w:proofErr w:type="spellEnd"/>
      <w:r w:rsidRPr="00480820">
        <w:rPr>
          <w:sz w:val="24"/>
          <w:szCs w:val="24"/>
          <w:lang w:val="sr-Cyrl-RS"/>
        </w:rPr>
        <w:t xml:space="preserve"> су контрола мотора, транспортни системи и роботика.</w:t>
      </w:r>
    </w:p>
    <w:p w14:paraId="11186953" w14:textId="708D50B8" w:rsidR="00622226" w:rsidRPr="00480820" w:rsidRDefault="00622226" w:rsidP="00A37CB1">
      <w:pPr>
        <w:ind w:firstLine="720"/>
        <w:rPr>
          <w:sz w:val="24"/>
          <w:szCs w:val="24"/>
          <w:lang w:val="sr-Cyrl-RS"/>
        </w:rPr>
      </w:pPr>
    </w:p>
    <w:p w14:paraId="656C3723" w14:textId="235A7C6E" w:rsidR="00DC792A" w:rsidRPr="00480820" w:rsidRDefault="00622226" w:rsidP="00DC792A">
      <w:pPr>
        <w:ind w:firstLine="720"/>
        <w:jc w:val="both"/>
        <w:rPr>
          <w:sz w:val="24"/>
          <w:szCs w:val="24"/>
          <w:lang w:val="sr-Cyrl-RS"/>
        </w:rPr>
      </w:pPr>
      <w:r w:rsidRPr="00480820">
        <w:rPr>
          <w:sz w:val="24"/>
          <w:szCs w:val="24"/>
          <w:lang w:val="sr-Cyrl-RS"/>
        </w:rPr>
        <w:t xml:space="preserve">Они омогућавају праћење и </w:t>
      </w:r>
      <w:proofErr w:type="spellStart"/>
      <w:r w:rsidRPr="00480820">
        <w:rPr>
          <w:sz w:val="24"/>
          <w:szCs w:val="24"/>
          <w:lang w:val="sr-Cyrl-RS"/>
        </w:rPr>
        <w:t>контрол</w:t>
      </w:r>
      <w:proofErr w:type="spellEnd"/>
      <w:r w:rsidRPr="00480820">
        <w:rPr>
          <w:sz w:val="24"/>
          <w:szCs w:val="24"/>
          <w:lang w:val="sr-Cyrl-RS"/>
        </w:rPr>
        <w:t xml:space="preserve"> у реалном времену омо</w:t>
      </w:r>
      <w:r w:rsidR="00DC792A" w:rsidRPr="00480820">
        <w:rPr>
          <w:sz w:val="24"/>
          <w:szCs w:val="24"/>
          <w:lang w:val="sr-Cyrl-RS"/>
        </w:rPr>
        <w:t xml:space="preserve">гућавају брзо откривање и решавање проблема и </w:t>
      </w:r>
      <w:proofErr w:type="spellStart"/>
      <w:r w:rsidR="00DC792A" w:rsidRPr="00480820">
        <w:rPr>
          <w:sz w:val="24"/>
          <w:szCs w:val="24"/>
          <w:lang w:val="sr-Cyrl-RS"/>
        </w:rPr>
        <w:t>кваров</w:t>
      </w:r>
      <w:proofErr w:type="spellEnd"/>
      <w:r w:rsidR="00DC792A" w:rsidRPr="00480820">
        <w:rPr>
          <w:sz w:val="24"/>
          <w:szCs w:val="24"/>
          <w:lang w:val="sr-Cyrl-RS"/>
        </w:rPr>
        <w:t>, смањујући време застоја и повећавају укупну ефикасност система.</w:t>
      </w:r>
    </w:p>
    <w:p w14:paraId="1418EB4A" w14:textId="77777777" w:rsidR="00C9239D" w:rsidRPr="00480820" w:rsidRDefault="00C9239D" w:rsidP="00DC792A">
      <w:pPr>
        <w:ind w:firstLine="720"/>
        <w:jc w:val="both"/>
        <w:rPr>
          <w:sz w:val="24"/>
          <w:szCs w:val="24"/>
          <w:lang w:val="sr-Cyrl-RS"/>
        </w:rPr>
      </w:pPr>
    </w:p>
    <w:p w14:paraId="7955762A" w14:textId="6C01263B" w:rsidR="00590D98" w:rsidRPr="00480820" w:rsidRDefault="00590D98" w:rsidP="00DC792A">
      <w:pPr>
        <w:ind w:firstLine="720"/>
        <w:jc w:val="both"/>
        <w:rPr>
          <w:sz w:val="24"/>
          <w:szCs w:val="24"/>
          <w:lang w:val="sr-Cyrl-RS"/>
        </w:rPr>
      </w:pPr>
      <w:proofErr w:type="spellStart"/>
      <w:r w:rsidRPr="00480820">
        <w:rPr>
          <w:sz w:val="24"/>
          <w:szCs w:val="24"/>
          <w:lang w:val="sr-Cyrl-RS"/>
        </w:rPr>
        <w:lastRenderedPageBreak/>
        <w:t>Инвертерски</w:t>
      </w:r>
      <w:proofErr w:type="spellEnd"/>
      <w:r w:rsidRPr="00480820">
        <w:rPr>
          <w:sz w:val="24"/>
          <w:szCs w:val="24"/>
          <w:lang w:val="sr-Cyrl-RS"/>
        </w:rPr>
        <w:t xml:space="preserve"> </w:t>
      </w:r>
      <w:proofErr w:type="spellStart"/>
      <w:r w:rsidRPr="00480820">
        <w:rPr>
          <w:sz w:val="24"/>
          <w:szCs w:val="24"/>
          <w:lang w:val="sr-Cyrl-RS"/>
        </w:rPr>
        <w:t>комуникацино</w:t>
      </w:r>
      <w:proofErr w:type="spellEnd"/>
      <w:r w:rsidRPr="00480820">
        <w:rPr>
          <w:sz w:val="24"/>
          <w:szCs w:val="24"/>
          <w:lang w:val="sr-Cyrl-RS"/>
        </w:rPr>
        <w:t xml:space="preserve">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480820" w:rsidRDefault="000D3047" w:rsidP="00FE1815">
      <w:pPr>
        <w:rPr>
          <w:sz w:val="24"/>
          <w:szCs w:val="24"/>
          <w:lang w:val="sr-Cyrl-RS"/>
        </w:rPr>
      </w:pPr>
    </w:p>
    <w:p w14:paraId="4A721761" w14:textId="15F7B098" w:rsidR="00E04C74" w:rsidRPr="00480820" w:rsidRDefault="003F69A1" w:rsidP="00FE1815">
      <w:pPr>
        <w:rPr>
          <w:sz w:val="24"/>
          <w:szCs w:val="24"/>
          <w:lang w:val="sr-Cyrl-RS"/>
        </w:rPr>
      </w:pPr>
      <w:r w:rsidRPr="00480820">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480820" w:rsidRDefault="002902C7" w:rsidP="002902C7">
      <w:pPr>
        <w:rPr>
          <w:sz w:val="24"/>
          <w:szCs w:val="24"/>
          <w:lang w:val="sr-Cyrl-RS"/>
        </w:rPr>
      </w:pPr>
    </w:p>
    <w:p w14:paraId="30134B75" w14:textId="7C245E2B"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ХВАК (HVAC) системи</w:t>
      </w:r>
    </w:p>
    <w:p w14:paraId="1A3D9B33" w14:textId="7E8640B7" w:rsidR="002902C7" w:rsidRPr="00480820" w:rsidRDefault="002902C7" w:rsidP="00883BDE">
      <w:pPr>
        <w:jc w:val="both"/>
        <w:rPr>
          <w:sz w:val="24"/>
          <w:szCs w:val="24"/>
          <w:lang w:val="sr-Cyrl-RS"/>
        </w:rPr>
      </w:pPr>
    </w:p>
    <w:p w14:paraId="7D4B5C3C" w14:textId="77777777" w:rsidR="00883BDE" w:rsidRPr="00480820" w:rsidRDefault="00094FC8" w:rsidP="00883BDE">
      <w:pPr>
        <w:ind w:firstLine="720"/>
        <w:jc w:val="both"/>
        <w:rPr>
          <w:sz w:val="24"/>
          <w:szCs w:val="24"/>
          <w:lang w:val="sr-Cyrl-RS"/>
        </w:rPr>
      </w:pPr>
      <w:r w:rsidRPr="00480820">
        <w:rPr>
          <w:sz w:val="24"/>
          <w:szCs w:val="24"/>
          <w:lang w:val="sr-Cyrl-RS"/>
        </w:rPr>
        <w:t>ХВАК (HVAC) системи</w:t>
      </w:r>
      <w:r w:rsidR="00F71A74" w:rsidRPr="00480820">
        <w:rPr>
          <w:sz w:val="24"/>
          <w:szCs w:val="24"/>
          <w:lang w:val="sr-Cyrl-RS"/>
        </w:rPr>
        <w:t xml:space="preserve"> дају најбоље перформансе и чувају највише енергије када </w:t>
      </w:r>
      <w:proofErr w:type="spellStart"/>
      <w:r w:rsidR="00F71A74" w:rsidRPr="00480820">
        <w:rPr>
          <w:sz w:val="24"/>
          <w:szCs w:val="24"/>
          <w:lang w:val="sr-Cyrl-RS"/>
        </w:rPr>
        <w:t>претварачии</w:t>
      </w:r>
      <w:proofErr w:type="spellEnd"/>
      <w:r w:rsidR="00F71A74" w:rsidRPr="00480820">
        <w:rPr>
          <w:sz w:val="24"/>
          <w:szCs w:val="24"/>
          <w:lang w:val="sr-Cyrl-RS"/>
        </w:rPr>
        <w:t xml:space="preserve">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sidRPr="00480820">
        <w:rPr>
          <w:sz w:val="24"/>
          <w:szCs w:val="24"/>
          <w:lang w:val="sr-Cyrl-RS"/>
        </w:rPr>
        <w:t>.</w:t>
      </w:r>
    </w:p>
    <w:p w14:paraId="2BB0852F" w14:textId="77777777" w:rsidR="004821BC" w:rsidRPr="00480820" w:rsidRDefault="004821BC" w:rsidP="00883BDE">
      <w:pPr>
        <w:ind w:firstLine="720"/>
        <w:jc w:val="both"/>
        <w:rPr>
          <w:sz w:val="24"/>
          <w:szCs w:val="24"/>
          <w:lang w:val="sr-Cyrl-RS"/>
        </w:rPr>
      </w:pPr>
    </w:p>
    <w:p w14:paraId="3BDDD3CA" w14:textId="77FFC3B1" w:rsidR="004821BC" w:rsidRPr="00480820" w:rsidRDefault="004821BC" w:rsidP="00883BDE">
      <w:pPr>
        <w:ind w:firstLine="720"/>
        <w:jc w:val="both"/>
        <w:rPr>
          <w:sz w:val="24"/>
          <w:szCs w:val="24"/>
          <w:lang w:val="sr-Cyrl-RS"/>
        </w:rPr>
      </w:pPr>
      <w:r w:rsidRPr="00480820">
        <w:rPr>
          <w:sz w:val="24"/>
          <w:szCs w:val="24"/>
          <w:lang w:val="sr-Cyrl-R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Pr="00480820" w:rsidRDefault="00883BDE" w:rsidP="00883BDE">
      <w:pPr>
        <w:ind w:firstLine="720"/>
        <w:jc w:val="both"/>
        <w:rPr>
          <w:sz w:val="24"/>
          <w:szCs w:val="24"/>
          <w:lang w:val="sr-Cyrl-RS"/>
        </w:rPr>
      </w:pPr>
    </w:p>
    <w:p w14:paraId="37FD2C20" w14:textId="03F0CC4B" w:rsidR="00853D3C" w:rsidRPr="00480820" w:rsidRDefault="00883BDE" w:rsidP="00066338">
      <w:pPr>
        <w:ind w:firstLine="720"/>
        <w:jc w:val="both"/>
        <w:rPr>
          <w:b/>
          <w:sz w:val="24"/>
          <w:szCs w:val="24"/>
          <w:lang w:val="sr-Cyrl-RS"/>
        </w:rPr>
      </w:pPr>
      <w:proofErr w:type="spellStart"/>
      <w:r w:rsidRPr="00480820">
        <w:rPr>
          <w:sz w:val="24"/>
          <w:szCs w:val="24"/>
          <w:lang w:val="sr-Cyrl-RS"/>
        </w:rPr>
        <w:t>Инвертерске</w:t>
      </w:r>
      <w:proofErr w:type="spellEnd"/>
      <w:r w:rsidRPr="00480820">
        <w:rPr>
          <w:sz w:val="24"/>
          <w:szCs w:val="24"/>
          <w:lang w:val="sr-Cyrl-RS"/>
        </w:rPr>
        <w:t xml:space="preserve"> комуникације омогућавају праћење и контролу ХВАК система у реалном времену</w:t>
      </w:r>
      <w:r w:rsidR="00F71A74" w:rsidRPr="00480820">
        <w:rPr>
          <w:sz w:val="24"/>
          <w:szCs w:val="24"/>
          <w:lang w:val="sr-Cyrl-RS"/>
        </w:rPr>
        <w:t xml:space="preserve"> </w:t>
      </w:r>
      <w:r w:rsidRPr="00480820">
        <w:rPr>
          <w:sz w:val="24"/>
          <w:szCs w:val="24"/>
          <w:lang w:val="sr-Cyrl-RS"/>
        </w:rPr>
        <w:t>смањујући потрошњу енергије и трошкове.</w:t>
      </w:r>
      <w:r w:rsidR="00141775" w:rsidRPr="00480820">
        <w:rPr>
          <w:sz w:val="24"/>
          <w:szCs w:val="24"/>
          <w:lang w:val="sr-Cyrl-RS"/>
        </w:rPr>
        <w:t xml:space="preserve"> Конкретније оптимизација система се постиже усклађивањем рада компоненти условима у реалном </w:t>
      </w:r>
      <w:proofErr w:type="spellStart"/>
      <w:r w:rsidR="00141775" w:rsidRPr="00480820">
        <w:rPr>
          <w:sz w:val="24"/>
          <w:szCs w:val="24"/>
          <w:lang w:val="sr-Cyrl-RS"/>
        </w:rPr>
        <w:t>времен</w:t>
      </w:r>
      <w:proofErr w:type="spellEnd"/>
    </w:p>
    <w:p w14:paraId="437CB611" w14:textId="77777777" w:rsidR="00853D3C" w:rsidRPr="00480820" w:rsidRDefault="00853D3C" w:rsidP="00883BDE">
      <w:pPr>
        <w:jc w:val="both"/>
        <w:rPr>
          <w:sz w:val="24"/>
          <w:szCs w:val="24"/>
          <w:lang w:val="sr-Cyrl-RS"/>
        </w:rPr>
      </w:pPr>
    </w:p>
    <w:p w14:paraId="34D63E47" w14:textId="69192440" w:rsidR="00FD6687" w:rsidRPr="00480820" w:rsidRDefault="00FD6687" w:rsidP="00E6099A">
      <w:pPr>
        <w:pStyle w:val="Heading4"/>
        <w:numPr>
          <w:ilvl w:val="2"/>
          <w:numId w:val="11"/>
        </w:numPr>
        <w:rPr>
          <w:b w:val="0"/>
          <w:sz w:val="28"/>
          <w:szCs w:val="28"/>
          <w:lang w:val="sr-Cyrl-RS"/>
        </w:rPr>
      </w:pPr>
      <w:r w:rsidRPr="00480820">
        <w:rPr>
          <w:b w:val="0"/>
          <w:sz w:val="28"/>
          <w:szCs w:val="28"/>
          <w:lang w:val="sr-Cyrl-RS"/>
        </w:rPr>
        <w:t>Медицинска опрема</w:t>
      </w:r>
    </w:p>
    <w:p w14:paraId="0490AD1B" w14:textId="77777777" w:rsidR="002902C7" w:rsidRPr="00480820" w:rsidRDefault="002902C7" w:rsidP="002902C7">
      <w:pPr>
        <w:rPr>
          <w:lang w:val="sr-Cyrl-RS"/>
        </w:rPr>
      </w:pPr>
    </w:p>
    <w:p w14:paraId="2C5AE941" w14:textId="69514F34" w:rsidR="00076EED" w:rsidRPr="00480820" w:rsidRDefault="00913E05" w:rsidP="00B5271B">
      <w:pPr>
        <w:ind w:firstLine="720"/>
        <w:jc w:val="both"/>
        <w:rPr>
          <w:sz w:val="24"/>
          <w:szCs w:val="24"/>
          <w:lang w:val="sr-Cyrl-RS"/>
        </w:rPr>
      </w:pPr>
      <w:r w:rsidRPr="00480820">
        <w:rPr>
          <w:sz w:val="24"/>
          <w:szCs w:val="24"/>
          <w:lang w:val="sr-Cyrl-RS"/>
        </w:rPr>
        <w:t xml:space="preserve">Ефикасна комуникација између претварача и медицинских уређаја је од </w:t>
      </w:r>
      <w:proofErr w:type="spellStart"/>
      <w:r w:rsidRPr="00480820">
        <w:rPr>
          <w:sz w:val="24"/>
          <w:szCs w:val="24"/>
          <w:lang w:val="sr-Cyrl-RS"/>
        </w:rPr>
        <w:t>суштинсок</w:t>
      </w:r>
      <w:proofErr w:type="spellEnd"/>
      <w:r w:rsidRPr="00480820">
        <w:rPr>
          <w:sz w:val="24"/>
          <w:szCs w:val="24"/>
          <w:lang w:val="sr-Cyrl-RS"/>
        </w:rPr>
        <w:t xml:space="preserve"> значаја како би се обезбедила прецизна контрола и надгледање опреме што на крају </w:t>
      </w:r>
      <w:proofErr w:type="spellStart"/>
      <w:r w:rsidRPr="00480820">
        <w:rPr>
          <w:sz w:val="24"/>
          <w:szCs w:val="24"/>
          <w:lang w:val="sr-Cyrl-RS"/>
        </w:rPr>
        <w:t>повољшава</w:t>
      </w:r>
      <w:proofErr w:type="spellEnd"/>
      <w:r w:rsidRPr="00480820">
        <w:rPr>
          <w:sz w:val="24"/>
          <w:szCs w:val="24"/>
          <w:lang w:val="sr-Cyrl-RS"/>
        </w:rPr>
        <w:t xml:space="preserve"> негу пацијената.</w:t>
      </w:r>
    </w:p>
    <w:p w14:paraId="6F58794C" w14:textId="303238AB" w:rsidR="002350D3" w:rsidRPr="00480820" w:rsidRDefault="002350D3" w:rsidP="00B5271B">
      <w:pPr>
        <w:ind w:firstLine="720"/>
        <w:jc w:val="both"/>
        <w:rPr>
          <w:sz w:val="24"/>
          <w:szCs w:val="24"/>
          <w:lang w:val="sr-Cyrl-RS"/>
        </w:rPr>
      </w:pPr>
    </w:p>
    <w:p w14:paraId="73708EFC" w14:textId="080D5EB6" w:rsidR="003D5BA1" w:rsidRPr="00480820" w:rsidRDefault="002350D3" w:rsidP="00B5271B">
      <w:pPr>
        <w:ind w:firstLine="720"/>
        <w:jc w:val="both"/>
        <w:rPr>
          <w:sz w:val="24"/>
          <w:szCs w:val="24"/>
          <w:lang w:val="sr-Cyrl-RS"/>
        </w:rPr>
      </w:pPr>
      <w:r w:rsidRPr="00480820">
        <w:rPr>
          <w:sz w:val="24"/>
          <w:szCs w:val="24"/>
          <w:lang w:val="sr-Cyrl-RS"/>
        </w:rPr>
        <w:t xml:space="preserve">Инвертери се користе у низу медицинске опреме као што су рендгенске машине. МРИ машине итд. </w:t>
      </w:r>
      <w:r w:rsidR="003D5BA1" w:rsidRPr="00480820">
        <w:rPr>
          <w:sz w:val="24"/>
          <w:szCs w:val="24"/>
          <w:lang w:val="sr-Cyrl-RS"/>
        </w:rPr>
        <w:t>и играју виталну улогу у обезбеђивању најбољег рада ових уређаја.</w:t>
      </w:r>
    </w:p>
    <w:p w14:paraId="14D5634F" w14:textId="7C7533E6" w:rsidR="00076EED" w:rsidRPr="00480820" w:rsidRDefault="00470C54" w:rsidP="00AB6314">
      <w:pPr>
        <w:ind w:firstLine="720"/>
        <w:jc w:val="both"/>
        <w:rPr>
          <w:sz w:val="24"/>
          <w:szCs w:val="24"/>
          <w:lang w:val="sr-Cyrl-RS"/>
        </w:rPr>
      </w:pPr>
      <w:r w:rsidRPr="00480820">
        <w:rPr>
          <w:sz w:val="24"/>
          <w:szCs w:val="24"/>
          <w:lang w:val="sr-Cyrl-RS"/>
        </w:rPr>
        <w:t xml:space="preserve"> </w:t>
      </w:r>
    </w:p>
    <w:p w14:paraId="3754EA61" w14:textId="6B290EB0" w:rsidR="001F42F9" w:rsidRPr="00480820" w:rsidRDefault="001F42F9" w:rsidP="00AB6314">
      <w:pPr>
        <w:ind w:firstLine="720"/>
        <w:jc w:val="both"/>
        <w:rPr>
          <w:sz w:val="24"/>
          <w:szCs w:val="24"/>
          <w:lang w:val="sr-Cyrl-RS"/>
        </w:rPr>
      </w:pPr>
      <w:proofErr w:type="spellStart"/>
      <w:r w:rsidRPr="00480820">
        <w:rPr>
          <w:sz w:val="24"/>
          <w:szCs w:val="24"/>
          <w:lang w:val="sr-Cyrl-RS"/>
        </w:rPr>
        <w:t>Инвертерске</w:t>
      </w:r>
      <w:proofErr w:type="spellEnd"/>
      <w:r w:rsidRPr="00480820">
        <w:rPr>
          <w:sz w:val="24"/>
          <w:szCs w:val="24"/>
          <w:lang w:val="sr-Cyrl-RS"/>
        </w:rPr>
        <w:t xml:space="preserve">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Pr="00480820" w:rsidRDefault="00652FFB" w:rsidP="00AB6314">
      <w:pPr>
        <w:ind w:firstLine="720"/>
        <w:jc w:val="both"/>
        <w:rPr>
          <w:sz w:val="24"/>
          <w:szCs w:val="24"/>
          <w:lang w:val="sr-Cyrl-RS"/>
        </w:rPr>
      </w:pPr>
    </w:p>
    <w:p w14:paraId="3D92961E" w14:textId="71035AB2" w:rsidR="00A868B9" w:rsidRPr="00480820" w:rsidRDefault="00652FFB" w:rsidP="00A1049F">
      <w:pPr>
        <w:ind w:firstLine="720"/>
        <w:jc w:val="both"/>
        <w:rPr>
          <w:sz w:val="24"/>
          <w:szCs w:val="24"/>
          <w:lang w:val="sr-Cyrl-RS"/>
        </w:rPr>
      </w:pPr>
      <w:r w:rsidRPr="00480820">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480820" w:rsidRDefault="00C9239D" w:rsidP="004D4F4A">
      <w:pPr>
        <w:jc w:val="both"/>
        <w:rPr>
          <w:sz w:val="24"/>
          <w:szCs w:val="24"/>
          <w:lang w:val="sr-Cyrl-RS"/>
        </w:rPr>
      </w:pPr>
    </w:p>
    <w:p w14:paraId="35AA7DAE" w14:textId="21571C70" w:rsidR="00F54C95" w:rsidRPr="00480820" w:rsidRDefault="00F54C95" w:rsidP="00F54C95">
      <w:pPr>
        <w:pStyle w:val="Heading3"/>
        <w:numPr>
          <w:ilvl w:val="1"/>
          <w:numId w:val="10"/>
        </w:numPr>
        <w:rPr>
          <w:sz w:val="28"/>
          <w:szCs w:val="28"/>
          <w:lang w:val="sr-Cyrl-RS"/>
        </w:rPr>
      </w:pPr>
      <w:bookmarkStart w:id="304" w:name="_Toc178331676"/>
      <w:r w:rsidRPr="00480820">
        <w:rPr>
          <w:sz w:val="28"/>
          <w:szCs w:val="28"/>
          <w:lang w:val="sr-Cyrl-RS"/>
        </w:rPr>
        <w:lastRenderedPageBreak/>
        <w:t xml:space="preserve">Предности и мане </w:t>
      </w:r>
      <w:proofErr w:type="spellStart"/>
      <w:r w:rsidRPr="00480820">
        <w:rPr>
          <w:sz w:val="28"/>
          <w:szCs w:val="28"/>
          <w:lang w:val="sr-Cyrl-RS"/>
        </w:rPr>
        <w:t>инвертерске</w:t>
      </w:r>
      <w:proofErr w:type="spellEnd"/>
      <w:r w:rsidRPr="00480820">
        <w:rPr>
          <w:sz w:val="28"/>
          <w:szCs w:val="28"/>
          <w:lang w:val="sr-Cyrl-RS"/>
        </w:rPr>
        <w:t xml:space="preserve"> комуникације</w:t>
      </w:r>
      <w:bookmarkEnd w:id="304"/>
    </w:p>
    <w:p w14:paraId="59779464" w14:textId="5B849E70" w:rsidR="00076EED" w:rsidRPr="00480820" w:rsidRDefault="00076EED" w:rsidP="00AB6314">
      <w:pPr>
        <w:ind w:firstLine="720"/>
        <w:jc w:val="both"/>
        <w:rPr>
          <w:sz w:val="24"/>
          <w:szCs w:val="24"/>
          <w:lang w:val="sr-Cyrl-RS"/>
        </w:rPr>
      </w:pPr>
    </w:p>
    <w:p w14:paraId="09BF0DED" w14:textId="0DAA8087" w:rsidR="00076EED" w:rsidRPr="00480820" w:rsidRDefault="009D2E8F" w:rsidP="009D2E8F">
      <w:pPr>
        <w:ind w:firstLine="720"/>
        <w:jc w:val="both"/>
        <w:rPr>
          <w:sz w:val="24"/>
          <w:szCs w:val="24"/>
          <w:lang w:val="sr-Cyrl-RS"/>
        </w:rPr>
      </w:pPr>
      <w:r w:rsidRPr="00480820">
        <w:rPr>
          <w:sz w:val="24"/>
          <w:szCs w:val="24"/>
          <w:lang w:val="sr-Cyrl-RS"/>
        </w:rPr>
        <w:t xml:space="preserve">Следећа табела представља поређење предности и мана </w:t>
      </w:r>
      <w:proofErr w:type="spellStart"/>
      <w:r w:rsidRPr="00480820">
        <w:rPr>
          <w:sz w:val="24"/>
          <w:szCs w:val="24"/>
          <w:lang w:val="sr-Cyrl-RS"/>
        </w:rPr>
        <w:t>инвертерске</w:t>
      </w:r>
      <w:proofErr w:type="spellEnd"/>
      <w:r w:rsidRPr="00480820">
        <w:rPr>
          <w:sz w:val="24"/>
          <w:szCs w:val="24"/>
          <w:lang w:val="sr-Cyrl-RS"/>
        </w:rPr>
        <w:t xml:space="preserve"> кому</w:t>
      </w:r>
      <w:r w:rsidR="006B1DCF" w:rsidRPr="00480820">
        <w:rPr>
          <w:sz w:val="24"/>
          <w:szCs w:val="24"/>
          <w:lang w:val="sr-Cyrl-RS"/>
        </w:rPr>
        <w:t>-</w:t>
      </w:r>
      <w:proofErr w:type="spellStart"/>
      <w:r w:rsidRPr="00480820">
        <w:rPr>
          <w:sz w:val="24"/>
          <w:szCs w:val="24"/>
          <w:lang w:val="sr-Cyrl-RS"/>
        </w:rPr>
        <w:t>никације</w:t>
      </w:r>
      <w:proofErr w:type="spellEnd"/>
      <w:r w:rsidRPr="00480820">
        <w:rPr>
          <w:sz w:val="24"/>
          <w:szCs w:val="24"/>
          <w:lang w:val="sr-Cyrl-RS"/>
        </w:rPr>
        <w:t>.</w:t>
      </w:r>
    </w:p>
    <w:p w14:paraId="49874820" w14:textId="65E6DEEC" w:rsidR="00542F7B" w:rsidRPr="00480820"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rsidRPr="00480820" w14:paraId="6A1CB163" w14:textId="77777777" w:rsidTr="0055697C">
        <w:trPr>
          <w:trHeight w:val="2001"/>
        </w:trPr>
        <w:tc>
          <w:tcPr>
            <w:tcW w:w="3043" w:type="dxa"/>
          </w:tcPr>
          <w:p w14:paraId="4C7A0825" w14:textId="77777777" w:rsidR="00363C15" w:rsidRPr="00480820" w:rsidRDefault="00363C15" w:rsidP="00363C15">
            <w:pPr>
              <w:jc w:val="center"/>
              <w:rPr>
                <w:sz w:val="24"/>
                <w:szCs w:val="24"/>
                <w:lang w:val="sr-Cyrl-RS"/>
              </w:rPr>
            </w:pPr>
          </w:p>
          <w:p w14:paraId="45BC2901" w14:textId="77777777" w:rsidR="00363C15" w:rsidRPr="00480820" w:rsidRDefault="00363C15" w:rsidP="00363C15">
            <w:pPr>
              <w:jc w:val="center"/>
              <w:rPr>
                <w:sz w:val="24"/>
                <w:szCs w:val="24"/>
                <w:lang w:val="sr-Cyrl-RS"/>
              </w:rPr>
            </w:pPr>
          </w:p>
          <w:p w14:paraId="336769DD" w14:textId="00974199" w:rsidR="006B1DCF" w:rsidRPr="00480820" w:rsidRDefault="00363C15" w:rsidP="00363C15">
            <w:pPr>
              <w:jc w:val="center"/>
              <w:rPr>
                <w:sz w:val="24"/>
                <w:szCs w:val="24"/>
                <w:lang w:val="sr-Cyrl-RS"/>
              </w:rPr>
            </w:pPr>
            <w:r w:rsidRPr="00480820">
              <w:rPr>
                <w:sz w:val="24"/>
                <w:szCs w:val="24"/>
                <w:lang w:val="sr-Cyrl-RS"/>
              </w:rPr>
              <w:t xml:space="preserve">Предности и мане </w:t>
            </w:r>
            <w:proofErr w:type="spellStart"/>
            <w:r w:rsidRPr="00480820">
              <w:rPr>
                <w:sz w:val="24"/>
                <w:szCs w:val="24"/>
                <w:lang w:val="sr-Cyrl-RS"/>
              </w:rPr>
              <w:t>инвертерске</w:t>
            </w:r>
            <w:proofErr w:type="spellEnd"/>
            <w:r w:rsidRPr="00480820">
              <w:rPr>
                <w:sz w:val="24"/>
                <w:szCs w:val="24"/>
                <w:lang w:val="sr-Cyrl-RS"/>
              </w:rPr>
              <w:t xml:space="preserve"> комуникације</w:t>
            </w:r>
          </w:p>
        </w:tc>
        <w:tc>
          <w:tcPr>
            <w:tcW w:w="3044" w:type="dxa"/>
          </w:tcPr>
          <w:p w14:paraId="1D5929D7" w14:textId="77777777" w:rsidR="006B1DCF" w:rsidRPr="00480820" w:rsidRDefault="006B1DCF" w:rsidP="009D2E8F">
            <w:pPr>
              <w:jc w:val="both"/>
              <w:rPr>
                <w:sz w:val="24"/>
                <w:szCs w:val="24"/>
                <w:lang w:val="sr-Cyrl-RS"/>
              </w:rPr>
            </w:pPr>
          </w:p>
          <w:p w14:paraId="1EE3E488" w14:textId="77777777" w:rsidR="00363C15" w:rsidRPr="00480820" w:rsidRDefault="00363C15" w:rsidP="009D2E8F">
            <w:pPr>
              <w:jc w:val="both"/>
              <w:rPr>
                <w:sz w:val="24"/>
                <w:szCs w:val="24"/>
                <w:lang w:val="sr-Cyrl-RS"/>
              </w:rPr>
            </w:pPr>
          </w:p>
          <w:p w14:paraId="21551F99" w14:textId="08BA7B8F" w:rsidR="00363C15" w:rsidRPr="00480820" w:rsidRDefault="00363C15" w:rsidP="00363C15">
            <w:pPr>
              <w:jc w:val="center"/>
              <w:rPr>
                <w:sz w:val="24"/>
                <w:szCs w:val="24"/>
                <w:lang w:val="sr-Cyrl-RS"/>
              </w:rPr>
            </w:pPr>
            <w:r w:rsidRPr="00480820">
              <w:rPr>
                <w:sz w:val="24"/>
                <w:szCs w:val="24"/>
                <w:lang w:val="sr-Cyrl-RS"/>
              </w:rPr>
              <w:t>Предности</w:t>
            </w:r>
          </w:p>
        </w:tc>
        <w:tc>
          <w:tcPr>
            <w:tcW w:w="3044" w:type="dxa"/>
          </w:tcPr>
          <w:p w14:paraId="54942C68" w14:textId="77777777" w:rsidR="006B1DCF" w:rsidRPr="00480820" w:rsidRDefault="006B1DCF" w:rsidP="00363C15">
            <w:pPr>
              <w:jc w:val="center"/>
              <w:rPr>
                <w:sz w:val="24"/>
                <w:szCs w:val="24"/>
                <w:lang w:val="sr-Cyrl-RS"/>
              </w:rPr>
            </w:pPr>
          </w:p>
          <w:p w14:paraId="4D978681" w14:textId="77777777" w:rsidR="00363C15" w:rsidRPr="00480820" w:rsidRDefault="00363C15" w:rsidP="00363C15">
            <w:pPr>
              <w:jc w:val="center"/>
              <w:rPr>
                <w:sz w:val="24"/>
                <w:szCs w:val="24"/>
                <w:lang w:val="sr-Cyrl-RS"/>
              </w:rPr>
            </w:pPr>
          </w:p>
          <w:p w14:paraId="59AA0207" w14:textId="118E2CC7" w:rsidR="00363C15" w:rsidRPr="00480820" w:rsidRDefault="00363C15" w:rsidP="00363C15">
            <w:pPr>
              <w:jc w:val="center"/>
              <w:rPr>
                <w:sz w:val="24"/>
                <w:szCs w:val="24"/>
                <w:lang w:val="sr-Cyrl-RS"/>
              </w:rPr>
            </w:pPr>
            <w:r w:rsidRPr="00480820">
              <w:rPr>
                <w:sz w:val="24"/>
                <w:szCs w:val="24"/>
                <w:lang w:val="sr-Cyrl-RS"/>
              </w:rPr>
              <w:t>Мане</w:t>
            </w:r>
          </w:p>
        </w:tc>
      </w:tr>
      <w:tr w:rsidR="006B1DCF" w:rsidRPr="00480820" w14:paraId="1419A578" w14:textId="77777777" w:rsidTr="0055697C">
        <w:trPr>
          <w:trHeight w:val="2001"/>
        </w:trPr>
        <w:tc>
          <w:tcPr>
            <w:tcW w:w="3043" w:type="dxa"/>
          </w:tcPr>
          <w:p w14:paraId="5FD58D70" w14:textId="6631C7F5" w:rsidR="006B1DCF" w:rsidRPr="00480820" w:rsidRDefault="006B1DCF" w:rsidP="009D2E8F">
            <w:pPr>
              <w:jc w:val="both"/>
              <w:rPr>
                <w:sz w:val="24"/>
                <w:szCs w:val="24"/>
                <w:lang w:val="sr-Cyrl-RS"/>
              </w:rPr>
            </w:pPr>
          </w:p>
          <w:p w14:paraId="1ED0F0C0" w14:textId="77777777" w:rsidR="00363C15" w:rsidRPr="00480820" w:rsidRDefault="00363C15" w:rsidP="009D2E8F">
            <w:pPr>
              <w:jc w:val="both"/>
              <w:rPr>
                <w:sz w:val="24"/>
                <w:szCs w:val="24"/>
                <w:lang w:val="sr-Cyrl-RS"/>
              </w:rPr>
            </w:pPr>
          </w:p>
          <w:p w14:paraId="69CE23EA" w14:textId="19D6F2EA" w:rsidR="00363C15" w:rsidRPr="00480820" w:rsidRDefault="00363C15" w:rsidP="00363C15">
            <w:pPr>
              <w:jc w:val="center"/>
              <w:rPr>
                <w:sz w:val="24"/>
                <w:szCs w:val="24"/>
                <w:lang w:val="sr-Cyrl-RS"/>
              </w:rPr>
            </w:pPr>
            <w:r w:rsidRPr="00480820">
              <w:rPr>
                <w:sz w:val="24"/>
                <w:szCs w:val="24"/>
                <w:lang w:val="sr-Cyrl-RS"/>
              </w:rPr>
              <w:t>1.Повећана ефикасност</w:t>
            </w:r>
          </w:p>
        </w:tc>
        <w:tc>
          <w:tcPr>
            <w:tcW w:w="3044" w:type="dxa"/>
          </w:tcPr>
          <w:p w14:paraId="2444B900" w14:textId="1DC868CC" w:rsidR="00692BD9" w:rsidRPr="00480820" w:rsidRDefault="00D92777" w:rsidP="0055697C">
            <w:pPr>
              <w:jc w:val="center"/>
              <w:rPr>
                <w:sz w:val="24"/>
                <w:szCs w:val="24"/>
                <w:lang w:val="sr-Cyrl-RS"/>
              </w:rPr>
            </w:pPr>
            <w:r w:rsidRPr="00480820">
              <w:rPr>
                <w:sz w:val="24"/>
                <w:szCs w:val="24"/>
                <w:lang w:val="sr-Cyrl-RS"/>
              </w:rPr>
              <w:t xml:space="preserve">Праћење система и контрола у реалном времену доносе </w:t>
            </w:r>
            <w:r w:rsidR="0055697C" w:rsidRPr="00480820">
              <w:rPr>
                <w:sz w:val="24"/>
                <w:szCs w:val="24"/>
                <w:lang w:val="sr-Cyrl-RS"/>
              </w:rPr>
              <w:t xml:space="preserve">оптимизацију перформанси </w:t>
            </w:r>
            <w:proofErr w:type="spellStart"/>
            <w:r w:rsidR="0055697C" w:rsidRPr="00480820">
              <w:rPr>
                <w:sz w:val="24"/>
                <w:szCs w:val="24"/>
                <w:lang w:val="sr-Cyrl-RS"/>
              </w:rPr>
              <w:t>ситема</w:t>
            </w:r>
            <w:proofErr w:type="spellEnd"/>
            <w:r w:rsidR="0055697C" w:rsidRPr="00480820">
              <w:rPr>
                <w:sz w:val="24"/>
                <w:szCs w:val="24"/>
                <w:lang w:val="sr-Cyrl-RS"/>
              </w:rPr>
              <w:t xml:space="preserve"> и уштеде енергије.</w:t>
            </w:r>
          </w:p>
        </w:tc>
        <w:tc>
          <w:tcPr>
            <w:tcW w:w="3044" w:type="dxa"/>
          </w:tcPr>
          <w:p w14:paraId="7B7A0B8A" w14:textId="49125231" w:rsidR="006B1DCF" w:rsidRPr="00480820" w:rsidRDefault="00F71B6D" w:rsidP="00F71B6D">
            <w:pPr>
              <w:jc w:val="center"/>
              <w:rPr>
                <w:sz w:val="24"/>
                <w:szCs w:val="24"/>
                <w:lang w:val="sr-Cyrl-RS"/>
              </w:rPr>
            </w:pPr>
            <w:r w:rsidRPr="00480820">
              <w:rPr>
                <w:sz w:val="24"/>
                <w:szCs w:val="24"/>
                <w:lang w:val="sr-Cyrl-RS"/>
              </w:rPr>
              <w:t xml:space="preserve">Комплексност: Интеграција </w:t>
            </w:r>
            <w:proofErr w:type="spellStart"/>
            <w:r w:rsidRPr="00480820">
              <w:rPr>
                <w:sz w:val="24"/>
                <w:szCs w:val="24"/>
                <w:lang w:val="sr-Cyrl-RS"/>
              </w:rPr>
              <w:t>инвертерских</w:t>
            </w:r>
            <w:proofErr w:type="spellEnd"/>
            <w:r w:rsidRPr="00480820">
              <w:rPr>
                <w:sz w:val="24"/>
                <w:szCs w:val="24"/>
                <w:lang w:val="sr-Cyrl-RS"/>
              </w:rPr>
              <w:t xml:space="preserve"> комуникационих система може бити комплексно, захтева посебно знање.</w:t>
            </w:r>
          </w:p>
        </w:tc>
      </w:tr>
      <w:tr w:rsidR="006B1DCF" w:rsidRPr="00480820" w14:paraId="1268B693" w14:textId="77777777" w:rsidTr="0055697C">
        <w:trPr>
          <w:trHeight w:val="2001"/>
        </w:trPr>
        <w:tc>
          <w:tcPr>
            <w:tcW w:w="3043" w:type="dxa"/>
          </w:tcPr>
          <w:p w14:paraId="270508F7" w14:textId="77777777" w:rsidR="006B1DCF" w:rsidRPr="00480820" w:rsidRDefault="006B1DCF" w:rsidP="009D2E8F">
            <w:pPr>
              <w:jc w:val="both"/>
              <w:rPr>
                <w:sz w:val="24"/>
                <w:szCs w:val="24"/>
                <w:lang w:val="sr-Cyrl-RS"/>
              </w:rPr>
            </w:pPr>
          </w:p>
          <w:p w14:paraId="319669FE" w14:textId="77777777" w:rsidR="00363C15" w:rsidRPr="00480820" w:rsidRDefault="00363C15" w:rsidP="009D2E8F">
            <w:pPr>
              <w:jc w:val="both"/>
              <w:rPr>
                <w:sz w:val="24"/>
                <w:szCs w:val="24"/>
                <w:lang w:val="sr-Cyrl-RS"/>
              </w:rPr>
            </w:pPr>
          </w:p>
          <w:p w14:paraId="36EDBBA5" w14:textId="015893A3" w:rsidR="00363C15" w:rsidRPr="00480820" w:rsidRDefault="00363C15" w:rsidP="00363C15">
            <w:pPr>
              <w:jc w:val="center"/>
              <w:rPr>
                <w:sz w:val="24"/>
                <w:szCs w:val="24"/>
                <w:lang w:val="sr-Cyrl-RS"/>
              </w:rPr>
            </w:pPr>
            <w:r w:rsidRPr="00480820">
              <w:rPr>
                <w:sz w:val="24"/>
                <w:szCs w:val="24"/>
                <w:lang w:val="sr-Cyrl-RS"/>
              </w:rPr>
              <w:t>2.Даљинска контрола и надгледање система</w:t>
            </w:r>
          </w:p>
        </w:tc>
        <w:tc>
          <w:tcPr>
            <w:tcW w:w="3044" w:type="dxa"/>
          </w:tcPr>
          <w:p w14:paraId="5944749E" w14:textId="42A62985" w:rsidR="006B1DCF" w:rsidRPr="00480820" w:rsidRDefault="0055697C" w:rsidP="0055697C">
            <w:pPr>
              <w:jc w:val="center"/>
              <w:rPr>
                <w:sz w:val="24"/>
                <w:szCs w:val="24"/>
                <w:lang w:val="sr-Cyrl-RS"/>
              </w:rPr>
            </w:pPr>
            <w:proofErr w:type="spellStart"/>
            <w:r w:rsidRPr="00480820">
              <w:rPr>
                <w:sz w:val="24"/>
                <w:szCs w:val="24"/>
                <w:lang w:val="sr-Cyrl-RS"/>
              </w:rPr>
              <w:t>Инвертерски</w:t>
            </w:r>
            <w:proofErr w:type="spellEnd"/>
            <w:r w:rsidRPr="00480820">
              <w:rPr>
                <w:sz w:val="24"/>
                <w:szCs w:val="24"/>
                <w:lang w:val="sr-Cyrl-RS"/>
              </w:rPr>
              <w:t xml:space="preserve"> комуникациони системи омогућавају даљински приступ, управљање и смањују захтеве за одржавање на локацији</w:t>
            </w:r>
            <w:r w:rsidR="00023301" w:rsidRPr="00480820">
              <w:rPr>
                <w:sz w:val="24"/>
                <w:szCs w:val="24"/>
                <w:lang w:val="sr-Cyrl-RS"/>
              </w:rPr>
              <w:t>.</w:t>
            </w:r>
          </w:p>
        </w:tc>
        <w:tc>
          <w:tcPr>
            <w:tcW w:w="3044" w:type="dxa"/>
          </w:tcPr>
          <w:p w14:paraId="323ABCC6" w14:textId="5E16E0BE" w:rsidR="006B1DCF" w:rsidRPr="00480820" w:rsidRDefault="00F71B6D" w:rsidP="00F71B6D">
            <w:pPr>
              <w:jc w:val="center"/>
              <w:rPr>
                <w:sz w:val="24"/>
                <w:szCs w:val="24"/>
                <w:lang w:val="sr-Cyrl-RS"/>
              </w:rPr>
            </w:pPr>
            <w:r w:rsidRPr="00480820">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rsidRPr="00480820" w14:paraId="015C7097" w14:textId="77777777" w:rsidTr="0055697C">
        <w:trPr>
          <w:trHeight w:val="1913"/>
        </w:trPr>
        <w:tc>
          <w:tcPr>
            <w:tcW w:w="3043" w:type="dxa"/>
          </w:tcPr>
          <w:p w14:paraId="1C2E2F30" w14:textId="77777777" w:rsidR="006B1DCF" w:rsidRPr="00480820" w:rsidRDefault="006B1DCF" w:rsidP="009D2E8F">
            <w:pPr>
              <w:jc w:val="both"/>
              <w:rPr>
                <w:sz w:val="24"/>
                <w:szCs w:val="24"/>
                <w:lang w:val="sr-Cyrl-RS"/>
              </w:rPr>
            </w:pPr>
          </w:p>
          <w:p w14:paraId="341CE54B" w14:textId="77777777" w:rsidR="00363C15" w:rsidRPr="00480820" w:rsidRDefault="00363C15" w:rsidP="009D2E8F">
            <w:pPr>
              <w:jc w:val="both"/>
              <w:rPr>
                <w:sz w:val="24"/>
                <w:szCs w:val="24"/>
                <w:lang w:val="sr-Cyrl-RS"/>
              </w:rPr>
            </w:pPr>
          </w:p>
          <w:p w14:paraId="5630D32F" w14:textId="5738C727" w:rsidR="00363C15" w:rsidRPr="00480820" w:rsidRDefault="00363C15" w:rsidP="00363C15">
            <w:pPr>
              <w:jc w:val="center"/>
              <w:rPr>
                <w:sz w:val="24"/>
                <w:szCs w:val="24"/>
                <w:lang w:val="sr-Cyrl-RS"/>
              </w:rPr>
            </w:pPr>
            <w:r w:rsidRPr="00480820">
              <w:rPr>
                <w:sz w:val="24"/>
                <w:szCs w:val="24"/>
                <w:lang w:val="sr-Cyrl-RS"/>
              </w:rPr>
              <w:t>3.Смањењење потребних каблова</w:t>
            </w:r>
          </w:p>
        </w:tc>
        <w:tc>
          <w:tcPr>
            <w:tcW w:w="3044" w:type="dxa"/>
          </w:tcPr>
          <w:p w14:paraId="2A228B3E" w14:textId="58DA1D62" w:rsidR="006B1DCF" w:rsidRPr="00480820" w:rsidRDefault="00CC61FB" w:rsidP="00023301">
            <w:pPr>
              <w:jc w:val="center"/>
              <w:rPr>
                <w:sz w:val="24"/>
                <w:szCs w:val="24"/>
                <w:lang w:val="sr-Cyrl-RS"/>
              </w:rPr>
            </w:pPr>
            <w:r w:rsidRPr="00480820">
              <w:rPr>
                <w:sz w:val="24"/>
                <w:szCs w:val="24"/>
                <w:lang w:val="sr-Cyrl-RS"/>
              </w:rPr>
              <w:t xml:space="preserve">Бежична </w:t>
            </w:r>
            <w:proofErr w:type="spellStart"/>
            <w:r w:rsidRPr="00480820">
              <w:rPr>
                <w:sz w:val="24"/>
                <w:szCs w:val="24"/>
                <w:lang w:val="sr-Cyrl-RS"/>
              </w:rPr>
              <w:t>комникација</w:t>
            </w:r>
            <w:proofErr w:type="spellEnd"/>
            <w:r w:rsidR="00023301" w:rsidRPr="00480820">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Pr="00480820" w:rsidRDefault="00FE1714" w:rsidP="007D1DA7">
            <w:pPr>
              <w:jc w:val="center"/>
              <w:rPr>
                <w:sz w:val="24"/>
                <w:szCs w:val="24"/>
                <w:lang w:val="sr-Cyrl-RS"/>
              </w:rPr>
            </w:pPr>
            <w:r w:rsidRPr="00480820">
              <w:rPr>
                <w:sz w:val="24"/>
                <w:szCs w:val="24"/>
                <w:lang w:val="sr-Cyrl-RS"/>
              </w:rPr>
              <w:t>Безбедносни</w:t>
            </w:r>
            <w:r w:rsidR="00F71B6D" w:rsidRPr="00480820">
              <w:rPr>
                <w:sz w:val="24"/>
                <w:szCs w:val="24"/>
                <w:lang w:val="sr-Cyrl-RS"/>
              </w:rPr>
              <w:t xml:space="preserve"> ризик</w:t>
            </w:r>
            <w:r w:rsidR="007D1DA7" w:rsidRPr="00480820">
              <w:rPr>
                <w:sz w:val="24"/>
                <w:szCs w:val="24"/>
                <w:lang w:val="sr-Cyrl-RS"/>
              </w:rPr>
              <w:t xml:space="preserve">: Бежична комуникација је </w:t>
            </w:r>
            <w:proofErr w:type="spellStart"/>
            <w:r w:rsidR="007D1DA7" w:rsidRPr="00480820">
              <w:rPr>
                <w:sz w:val="24"/>
                <w:szCs w:val="24"/>
                <w:lang w:val="sr-Cyrl-RS"/>
              </w:rPr>
              <w:t>подлежна</w:t>
            </w:r>
            <w:proofErr w:type="spellEnd"/>
            <w:r w:rsidR="007D1DA7" w:rsidRPr="00480820">
              <w:rPr>
                <w:sz w:val="24"/>
                <w:szCs w:val="24"/>
                <w:lang w:val="sr-Cyrl-RS"/>
              </w:rPr>
              <w:t xml:space="preserve"> хаковању и уноси рањивости у систем</w:t>
            </w:r>
          </w:p>
        </w:tc>
      </w:tr>
    </w:tbl>
    <w:p w14:paraId="3FD9C8D4" w14:textId="77777777" w:rsidR="00C9239D" w:rsidRPr="00480820" w:rsidRDefault="00C9239D" w:rsidP="00C9239D">
      <w:pPr>
        <w:pStyle w:val="Heading1"/>
        <w:ind w:left="360"/>
        <w:rPr>
          <w:rFonts w:ascii="Times New Roman" w:hAnsi="Times New Roman" w:cs="Times New Roman"/>
          <w:color w:val="auto"/>
          <w:lang w:val="sr-Cyrl-RS"/>
        </w:rPr>
      </w:pPr>
    </w:p>
    <w:p w14:paraId="3E48FC8A" w14:textId="77777777" w:rsidR="00C9239D" w:rsidRPr="00480820" w:rsidRDefault="00C9239D" w:rsidP="00C9239D">
      <w:pPr>
        <w:pStyle w:val="Heading1"/>
        <w:ind w:left="360"/>
        <w:rPr>
          <w:rFonts w:ascii="Times New Roman" w:hAnsi="Times New Roman" w:cs="Times New Roman"/>
          <w:color w:val="auto"/>
          <w:lang w:val="sr-Cyrl-RS"/>
        </w:rPr>
      </w:pPr>
    </w:p>
    <w:p w14:paraId="3C9ED652" w14:textId="77777777" w:rsidR="00C9239D" w:rsidRPr="00480820" w:rsidRDefault="00C9239D" w:rsidP="00C9239D">
      <w:pPr>
        <w:pStyle w:val="Heading1"/>
        <w:ind w:left="360"/>
        <w:rPr>
          <w:rFonts w:ascii="Times New Roman" w:hAnsi="Times New Roman" w:cs="Times New Roman"/>
          <w:color w:val="auto"/>
          <w:lang w:val="sr-Cyrl-RS"/>
        </w:rPr>
      </w:pPr>
    </w:p>
    <w:p w14:paraId="34DC32C8" w14:textId="77777777" w:rsidR="00C9239D" w:rsidRPr="00480820" w:rsidRDefault="00C9239D" w:rsidP="00C9239D">
      <w:pPr>
        <w:pStyle w:val="Heading1"/>
        <w:ind w:left="360"/>
        <w:rPr>
          <w:rFonts w:ascii="Times New Roman" w:hAnsi="Times New Roman" w:cs="Times New Roman"/>
          <w:color w:val="auto"/>
          <w:lang w:val="sr-Cyrl-RS"/>
        </w:rPr>
      </w:pPr>
    </w:p>
    <w:p w14:paraId="34A1A611" w14:textId="77777777" w:rsidR="00C9239D" w:rsidRPr="00480820" w:rsidRDefault="00C9239D" w:rsidP="00C9239D">
      <w:pPr>
        <w:pStyle w:val="Heading1"/>
        <w:ind w:left="360"/>
        <w:rPr>
          <w:rFonts w:ascii="Times New Roman" w:hAnsi="Times New Roman" w:cs="Times New Roman"/>
          <w:color w:val="auto"/>
          <w:lang w:val="sr-Cyrl-RS"/>
        </w:rPr>
      </w:pPr>
    </w:p>
    <w:p w14:paraId="433C74C4" w14:textId="77777777" w:rsidR="00C9239D" w:rsidRPr="00480820" w:rsidRDefault="00C9239D" w:rsidP="00C9239D">
      <w:pPr>
        <w:pStyle w:val="Heading1"/>
        <w:ind w:left="360"/>
        <w:rPr>
          <w:rFonts w:ascii="Times New Roman" w:hAnsi="Times New Roman" w:cs="Times New Roman"/>
          <w:color w:val="auto"/>
          <w:lang w:val="sr-Cyrl-RS"/>
        </w:rPr>
      </w:pPr>
    </w:p>
    <w:p w14:paraId="6038A461" w14:textId="77777777" w:rsidR="00C9239D" w:rsidRPr="00480820" w:rsidRDefault="00C9239D" w:rsidP="00C9239D">
      <w:pPr>
        <w:rPr>
          <w:lang w:val="sr-Cyrl-RS"/>
        </w:rPr>
      </w:pPr>
    </w:p>
    <w:p w14:paraId="5C92D01E" w14:textId="13ABDCA5" w:rsidR="008474B0" w:rsidRPr="00480820" w:rsidRDefault="008474B0" w:rsidP="008474B0">
      <w:pPr>
        <w:pStyle w:val="Heading1"/>
        <w:numPr>
          <w:ilvl w:val="0"/>
          <w:numId w:val="1"/>
        </w:numPr>
        <w:rPr>
          <w:rFonts w:ascii="Times New Roman" w:hAnsi="Times New Roman" w:cs="Times New Roman"/>
          <w:color w:val="auto"/>
          <w:lang w:val="sr-Cyrl-RS"/>
        </w:rPr>
      </w:pPr>
      <w:bookmarkStart w:id="305" w:name="_Toc178331677"/>
      <w:r w:rsidRPr="00480820">
        <w:rPr>
          <w:rFonts w:ascii="Times New Roman" w:hAnsi="Times New Roman" w:cs="Times New Roman"/>
          <w:color w:val="auto"/>
          <w:lang w:val="sr-Cyrl-RS"/>
        </w:rPr>
        <w:lastRenderedPageBreak/>
        <w:t>Сајбер безбедност контроле соларних инвертера</w:t>
      </w:r>
      <w:bookmarkEnd w:id="305"/>
    </w:p>
    <w:p w14:paraId="6502E1C4" w14:textId="2459A614" w:rsidR="00542F7B" w:rsidRPr="00480820" w:rsidRDefault="00542F7B" w:rsidP="009D2E8F">
      <w:pPr>
        <w:ind w:firstLine="720"/>
        <w:jc w:val="both"/>
        <w:rPr>
          <w:sz w:val="24"/>
          <w:szCs w:val="24"/>
          <w:lang w:val="sr-Cyrl-RS"/>
        </w:rPr>
      </w:pPr>
    </w:p>
    <w:p w14:paraId="1E451713" w14:textId="24A06DA0" w:rsidR="007A0F39" w:rsidRPr="00480820" w:rsidRDefault="007A0F39" w:rsidP="00E36E53">
      <w:pPr>
        <w:ind w:firstLine="720"/>
        <w:jc w:val="both"/>
        <w:rPr>
          <w:sz w:val="24"/>
          <w:szCs w:val="24"/>
          <w:lang w:val="sr-Cyrl-RS"/>
        </w:rPr>
      </w:pPr>
      <w:r w:rsidRPr="00480820">
        <w:rPr>
          <w:sz w:val="24"/>
          <w:szCs w:val="24"/>
          <w:lang w:val="sr-Cyrl-RS"/>
        </w:rPr>
        <w:t xml:space="preserve">Пошто је број претварача који су на мрежи све већи а </w:t>
      </w:r>
      <w:proofErr w:type="spellStart"/>
      <w:r w:rsidRPr="00480820">
        <w:rPr>
          <w:sz w:val="24"/>
          <w:szCs w:val="24"/>
          <w:lang w:val="sr-Cyrl-RS"/>
        </w:rPr>
        <w:t>самин</w:t>
      </w:r>
      <w:proofErr w:type="spellEnd"/>
      <w:r w:rsidRPr="00480820">
        <w:rPr>
          <w:sz w:val="24"/>
          <w:szCs w:val="24"/>
          <w:lang w:val="sr-Cyrl-RS"/>
        </w:rPr>
        <w:t xml:space="preserve"> тим и </w:t>
      </w:r>
      <w:r w:rsidR="00E36E53" w:rsidRPr="00480820">
        <w:rPr>
          <w:sz w:val="24"/>
          <w:szCs w:val="24"/>
          <w:lang w:val="sr-Cyrl-RS"/>
        </w:rPr>
        <w:t>ослањање електроиндустрије на обновљиве изворе енергије као што је соларна постаје неопходна имплементација контрола сајбер безбедности. Постоје два генерална типа контрола</w:t>
      </w:r>
      <w:r w:rsidR="000C12C5" w:rsidRPr="00480820">
        <w:rPr>
          <w:sz w:val="24"/>
          <w:szCs w:val="24"/>
          <w:lang w:val="sr-Cyrl-RS"/>
        </w:rPr>
        <w:t xml:space="preserve"> (заштита)</w:t>
      </w:r>
      <w:r w:rsidR="00E36E53" w:rsidRPr="00480820">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480820" w:rsidRDefault="00FA6B8F" w:rsidP="0005258D">
      <w:pPr>
        <w:jc w:val="both"/>
        <w:rPr>
          <w:sz w:val="24"/>
          <w:szCs w:val="24"/>
          <w:lang w:val="sr-Cyrl-RS"/>
        </w:rPr>
      </w:pPr>
    </w:p>
    <w:p w14:paraId="0A8EE9DB"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06" w:name="_Toc174549289"/>
      <w:bookmarkStart w:id="307" w:name="_Toc174552258"/>
      <w:bookmarkStart w:id="308" w:name="_Toc176392761"/>
      <w:bookmarkStart w:id="309" w:name="_Toc176392848"/>
      <w:bookmarkStart w:id="310" w:name="_Toc176641839"/>
      <w:bookmarkStart w:id="311" w:name="_Toc176732766"/>
      <w:bookmarkStart w:id="312" w:name="_Toc176736222"/>
      <w:bookmarkStart w:id="313" w:name="_Toc178331598"/>
      <w:bookmarkStart w:id="314" w:name="_Toc178331678"/>
      <w:bookmarkEnd w:id="306"/>
      <w:bookmarkEnd w:id="307"/>
      <w:bookmarkEnd w:id="308"/>
      <w:bookmarkEnd w:id="309"/>
      <w:bookmarkEnd w:id="310"/>
      <w:bookmarkEnd w:id="311"/>
      <w:bookmarkEnd w:id="312"/>
      <w:bookmarkEnd w:id="313"/>
      <w:bookmarkEnd w:id="314"/>
    </w:p>
    <w:p w14:paraId="60B1BFE1"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15" w:name="_Toc174549290"/>
      <w:bookmarkStart w:id="316" w:name="_Toc174552259"/>
      <w:bookmarkStart w:id="317" w:name="_Toc176392762"/>
      <w:bookmarkStart w:id="318" w:name="_Toc176392849"/>
      <w:bookmarkStart w:id="319" w:name="_Toc176641840"/>
      <w:bookmarkStart w:id="320" w:name="_Toc176732767"/>
      <w:bookmarkStart w:id="321" w:name="_Toc176736223"/>
      <w:bookmarkStart w:id="322" w:name="_Toc178331599"/>
      <w:bookmarkStart w:id="323" w:name="_Toc178331679"/>
      <w:bookmarkEnd w:id="315"/>
      <w:bookmarkEnd w:id="316"/>
      <w:bookmarkEnd w:id="317"/>
      <w:bookmarkEnd w:id="318"/>
      <w:bookmarkEnd w:id="319"/>
      <w:bookmarkEnd w:id="320"/>
      <w:bookmarkEnd w:id="321"/>
      <w:bookmarkEnd w:id="322"/>
      <w:bookmarkEnd w:id="323"/>
    </w:p>
    <w:p w14:paraId="0BF1BA42"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24" w:name="_Toc174549291"/>
      <w:bookmarkStart w:id="325" w:name="_Toc174552260"/>
      <w:bookmarkStart w:id="326" w:name="_Toc176392763"/>
      <w:bookmarkStart w:id="327" w:name="_Toc176392850"/>
      <w:bookmarkStart w:id="328" w:name="_Toc176641841"/>
      <w:bookmarkStart w:id="329" w:name="_Toc176732768"/>
      <w:bookmarkStart w:id="330" w:name="_Toc176736224"/>
      <w:bookmarkStart w:id="331" w:name="_Toc178331600"/>
      <w:bookmarkStart w:id="332" w:name="_Toc178331680"/>
      <w:bookmarkEnd w:id="324"/>
      <w:bookmarkEnd w:id="325"/>
      <w:bookmarkEnd w:id="326"/>
      <w:bookmarkEnd w:id="327"/>
      <w:bookmarkEnd w:id="328"/>
      <w:bookmarkEnd w:id="329"/>
      <w:bookmarkEnd w:id="330"/>
      <w:bookmarkEnd w:id="331"/>
      <w:bookmarkEnd w:id="332"/>
    </w:p>
    <w:p w14:paraId="6BEDE0E3" w14:textId="77777777" w:rsidR="000C12C5" w:rsidRPr="00480820"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333" w:name="_Toc174549292"/>
      <w:bookmarkStart w:id="334" w:name="_Toc174552261"/>
      <w:bookmarkStart w:id="335" w:name="_Toc176392764"/>
      <w:bookmarkStart w:id="336" w:name="_Toc176392851"/>
      <w:bookmarkStart w:id="337" w:name="_Toc176641842"/>
      <w:bookmarkStart w:id="338" w:name="_Toc176732769"/>
      <w:bookmarkStart w:id="339" w:name="_Toc176736225"/>
      <w:bookmarkStart w:id="340" w:name="_Toc178331601"/>
      <w:bookmarkStart w:id="341" w:name="_Toc178331681"/>
      <w:bookmarkEnd w:id="333"/>
      <w:bookmarkEnd w:id="334"/>
      <w:bookmarkEnd w:id="335"/>
      <w:bookmarkEnd w:id="336"/>
      <w:bookmarkEnd w:id="337"/>
      <w:bookmarkEnd w:id="338"/>
      <w:bookmarkEnd w:id="339"/>
      <w:bookmarkEnd w:id="340"/>
      <w:bookmarkEnd w:id="341"/>
    </w:p>
    <w:p w14:paraId="7671A82E" w14:textId="353E5FDD" w:rsidR="000C12C5" w:rsidRPr="00480820" w:rsidRDefault="000C12C5" w:rsidP="00FE65C7">
      <w:pPr>
        <w:pStyle w:val="Heading2"/>
        <w:numPr>
          <w:ilvl w:val="1"/>
          <w:numId w:val="13"/>
        </w:numPr>
        <w:rPr>
          <w:rFonts w:ascii="Times New Roman" w:hAnsi="Times New Roman" w:cs="Times New Roman"/>
          <w:color w:val="auto"/>
          <w:sz w:val="28"/>
          <w:szCs w:val="28"/>
          <w:lang w:val="sr-Cyrl-RS"/>
        </w:rPr>
      </w:pPr>
      <w:bookmarkStart w:id="342" w:name="_Toc178331682"/>
      <w:r w:rsidRPr="00480820">
        <w:rPr>
          <w:rFonts w:ascii="Times New Roman" w:hAnsi="Times New Roman" w:cs="Times New Roman"/>
          <w:color w:val="auto"/>
          <w:sz w:val="28"/>
          <w:szCs w:val="28"/>
          <w:lang w:val="sr-Cyrl-RS"/>
        </w:rPr>
        <w:t>Заштита на нивоу инвертера</w:t>
      </w:r>
      <w:bookmarkEnd w:id="342"/>
    </w:p>
    <w:p w14:paraId="34F062C6" w14:textId="2E61A95C" w:rsidR="00F163FA" w:rsidRPr="00480820" w:rsidRDefault="00F163FA" w:rsidP="00F163FA">
      <w:pPr>
        <w:rPr>
          <w:lang w:val="sr-Cyrl-RS"/>
        </w:rPr>
      </w:pPr>
    </w:p>
    <w:p w14:paraId="73AB0317" w14:textId="617E2200" w:rsidR="00006A98" w:rsidRPr="00480820" w:rsidRDefault="00006A98" w:rsidP="00006A98">
      <w:pPr>
        <w:ind w:firstLine="720"/>
        <w:jc w:val="both"/>
        <w:rPr>
          <w:sz w:val="24"/>
          <w:szCs w:val="24"/>
          <w:lang w:val="sr-Cyrl-RS"/>
        </w:rPr>
      </w:pPr>
      <w:r w:rsidRPr="00480820">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Pr="00480820" w:rsidRDefault="00164A86" w:rsidP="00006A98">
      <w:pPr>
        <w:ind w:firstLine="720"/>
        <w:jc w:val="both"/>
        <w:rPr>
          <w:sz w:val="24"/>
          <w:szCs w:val="24"/>
          <w:lang w:val="sr-Cyrl-RS"/>
        </w:rPr>
      </w:pPr>
    </w:p>
    <w:p w14:paraId="5741C68D" w14:textId="59E3824A"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 xml:space="preserve">Спречавање неовлашћеног приступа – </w:t>
      </w:r>
      <w:proofErr w:type="spellStart"/>
      <w:r w:rsidRPr="00480820">
        <w:rPr>
          <w:sz w:val="24"/>
          <w:szCs w:val="24"/>
          <w:lang w:val="sr-Cyrl-RS"/>
        </w:rPr>
        <w:t>аутентификација</w:t>
      </w:r>
      <w:proofErr w:type="spellEnd"/>
      <w:r w:rsidRPr="00480820">
        <w:rPr>
          <w:sz w:val="24"/>
          <w:szCs w:val="24"/>
          <w:lang w:val="sr-Cyrl-RS"/>
        </w:rPr>
        <w:t xml:space="preserve"> корисника, правила за лозинке и сигурно покретање.</w:t>
      </w:r>
    </w:p>
    <w:p w14:paraId="080A3B96" w14:textId="77777777" w:rsidR="00313461" w:rsidRPr="00480820" w:rsidRDefault="00313461" w:rsidP="00313461">
      <w:pPr>
        <w:pStyle w:val="ListParagraph"/>
        <w:ind w:left="1224"/>
        <w:jc w:val="both"/>
        <w:rPr>
          <w:sz w:val="24"/>
          <w:szCs w:val="24"/>
          <w:lang w:val="sr-Cyrl-RS"/>
        </w:rPr>
      </w:pPr>
    </w:p>
    <w:p w14:paraId="15FD4837" w14:textId="3BD9B29C" w:rsidR="00164A86" w:rsidRPr="00480820" w:rsidRDefault="00164A86" w:rsidP="00164A86">
      <w:pPr>
        <w:pStyle w:val="ListParagraph"/>
        <w:numPr>
          <w:ilvl w:val="2"/>
          <w:numId w:val="13"/>
        </w:numPr>
        <w:jc w:val="both"/>
        <w:rPr>
          <w:sz w:val="24"/>
          <w:szCs w:val="24"/>
          <w:lang w:val="sr-Cyrl-RS"/>
        </w:rPr>
      </w:pPr>
      <w:r w:rsidRPr="00480820">
        <w:rPr>
          <w:sz w:val="24"/>
          <w:szCs w:val="24"/>
          <w:lang w:val="sr-Cyrl-RS"/>
        </w:rPr>
        <w:t xml:space="preserve">Одржање интегритета уређаја – енкрипција </w:t>
      </w:r>
      <w:proofErr w:type="spellStart"/>
      <w:r w:rsidRPr="00480820">
        <w:rPr>
          <w:sz w:val="24"/>
          <w:szCs w:val="24"/>
          <w:lang w:val="sr-Cyrl-RS"/>
        </w:rPr>
        <w:t>фирмвера</w:t>
      </w:r>
      <w:proofErr w:type="spellEnd"/>
      <w:r w:rsidRPr="00480820">
        <w:rPr>
          <w:sz w:val="24"/>
          <w:szCs w:val="24"/>
          <w:lang w:val="sr-Cyrl-RS"/>
        </w:rPr>
        <w:t>, сигурно покретање и редовно ажурирање софтвера.</w:t>
      </w:r>
    </w:p>
    <w:p w14:paraId="29A5D4DA" w14:textId="77777777" w:rsidR="00313461" w:rsidRPr="00480820" w:rsidRDefault="00313461" w:rsidP="00313461">
      <w:pPr>
        <w:pStyle w:val="ListParagraph"/>
        <w:ind w:left="1224"/>
        <w:jc w:val="both"/>
        <w:rPr>
          <w:sz w:val="24"/>
          <w:szCs w:val="24"/>
          <w:lang w:val="sr-Cyrl-RS"/>
        </w:rPr>
      </w:pPr>
    </w:p>
    <w:p w14:paraId="51C4E63A" w14:textId="0B9C8FC9" w:rsidR="0004331B" w:rsidRPr="00480820" w:rsidRDefault="00313461" w:rsidP="00164A86">
      <w:pPr>
        <w:pStyle w:val="ListParagraph"/>
        <w:numPr>
          <w:ilvl w:val="2"/>
          <w:numId w:val="13"/>
        </w:numPr>
        <w:jc w:val="both"/>
        <w:rPr>
          <w:sz w:val="24"/>
          <w:szCs w:val="24"/>
          <w:lang w:val="sr-Cyrl-RS"/>
        </w:rPr>
      </w:pPr>
      <w:r w:rsidRPr="00480820">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480820" w:rsidRDefault="00313461" w:rsidP="00313461">
      <w:pPr>
        <w:pStyle w:val="ListParagraph"/>
        <w:rPr>
          <w:sz w:val="24"/>
          <w:szCs w:val="24"/>
          <w:lang w:val="sr-Cyrl-RS"/>
        </w:rPr>
      </w:pPr>
    </w:p>
    <w:p w14:paraId="1044BE88" w14:textId="5D2678AD" w:rsidR="00313461" w:rsidRPr="00480820" w:rsidRDefault="00313461" w:rsidP="00164A86">
      <w:pPr>
        <w:pStyle w:val="ListParagraph"/>
        <w:numPr>
          <w:ilvl w:val="2"/>
          <w:numId w:val="13"/>
        </w:numPr>
        <w:jc w:val="both"/>
        <w:rPr>
          <w:sz w:val="24"/>
          <w:szCs w:val="24"/>
          <w:lang w:val="sr-Cyrl-RS"/>
        </w:rPr>
      </w:pPr>
      <w:r w:rsidRPr="00480820">
        <w:rPr>
          <w:sz w:val="24"/>
          <w:szCs w:val="24"/>
          <w:lang w:val="sr-Cyrl-RS"/>
        </w:rPr>
        <w:t>Осигурање поузданости рада – логовање активности уређаја, као и сигурносни протоколи за ажурирање софтвера</w:t>
      </w:r>
      <w:r w:rsidR="00934D5E" w:rsidRPr="00480820">
        <w:rPr>
          <w:sz w:val="24"/>
          <w:szCs w:val="24"/>
          <w:lang w:val="sr-Cyrl-RS"/>
        </w:rPr>
        <w:t>.</w:t>
      </w:r>
    </w:p>
    <w:p w14:paraId="4D19A457" w14:textId="77777777" w:rsidR="00224CFD" w:rsidRPr="00480820" w:rsidRDefault="00224CFD" w:rsidP="00224CFD">
      <w:pPr>
        <w:pStyle w:val="ListParagraph"/>
        <w:rPr>
          <w:sz w:val="24"/>
          <w:szCs w:val="24"/>
          <w:lang w:val="sr-Cyrl-RS"/>
        </w:rPr>
      </w:pPr>
    </w:p>
    <w:p w14:paraId="27F069DA" w14:textId="045BAC77" w:rsidR="00224CFD" w:rsidRPr="00480820" w:rsidRDefault="00224CFD" w:rsidP="00164A86">
      <w:pPr>
        <w:pStyle w:val="ListParagraph"/>
        <w:numPr>
          <w:ilvl w:val="2"/>
          <w:numId w:val="13"/>
        </w:numPr>
        <w:jc w:val="both"/>
        <w:rPr>
          <w:sz w:val="24"/>
          <w:szCs w:val="24"/>
          <w:lang w:val="sr-Cyrl-RS"/>
        </w:rPr>
      </w:pPr>
      <w:r w:rsidRPr="00480820">
        <w:rPr>
          <w:sz w:val="24"/>
          <w:szCs w:val="24"/>
          <w:lang w:val="sr-Cyrl-RS"/>
        </w:rPr>
        <w:t xml:space="preserve">Заштита података </w:t>
      </w:r>
      <w:r w:rsidR="00D8159E" w:rsidRPr="00480820">
        <w:rPr>
          <w:sz w:val="24"/>
          <w:szCs w:val="24"/>
          <w:lang w:val="sr-Cyrl-RS"/>
        </w:rPr>
        <w:t>–</w:t>
      </w:r>
      <w:r w:rsidRPr="00480820">
        <w:rPr>
          <w:sz w:val="24"/>
          <w:szCs w:val="24"/>
          <w:lang w:val="sr-Cyrl-RS"/>
        </w:rPr>
        <w:t xml:space="preserve"> </w:t>
      </w:r>
      <w:r w:rsidR="00D8159E" w:rsidRPr="00480820">
        <w:rPr>
          <w:sz w:val="24"/>
          <w:szCs w:val="24"/>
          <w:lang w:val="sr-Cyrl-RS"/>
        </w:rPr>
        <w:t xml:space="preserve">енкрипција комуникације и </w:t>
      </w:r>
      <w:proofErr w:type="spellStart"/>
      <w:r w:rsidR="00D8159E" w:rsidRPr="00480820">
        <w:rPr>
          <w:sz w:val="24"/>
          <w:szCs w:val="24"/>
          <w:lang w:val="sr-Cyrl-RS"/>
        </w:rPr>
        <w:t>фирмвера</w:t>
      </w:r>
      <w:proofErr w:type="spellEnd"/>
      <w:r w:rsidR="00D8159E" w:rsidRPr="00480820">
        <w:rPr>
          <w:sz w:val="24"/>
          <w:szCs w:val="24"/>
          <w:lang w:val="sr-Cyrl-RS"/>
        </w:rPr>
        <w:t>.</w:t>
      </w:r>
    </w:p>
    <w:p w14:paraId="6DEF1F30" w14:textId="77777777" w:rsidR="00D8159E" w:rsidRPr="00480820" w:rsidRDefault="00D8159E" w:rsidP="00D8159E">
      <w:pPr>
        <w:pStyle w:val="ListParagraph"/>
        <w:rPr>
          <w:sz w:val="24"/>
          <w:szCs w:val="24"/>
          <w:lang w:val="sr-Cyrl-RS"/>
        </w:rPr>
      </w:pPr>
    </w:p>
    <w:p w14:paraId="4BF415A4" w14:textId="4FC12AD2" w:rsidR="00D8159E" w:rsidRPr="00480820" w:rsidRDefault="00D8159E" w:rsidP="00164A86">
      <w:pPr>
        <w:pStyle w:val="ListParagraph"/>
        <w:numPr>
          <w:ilvl w:val="2"/>
          <w:numId w:val="13"/>
        </w:numPr>
        <w:jc w:val="both"/>
        <w:rPr>
          <w:sz w:val="24"/>
          <w:szCs w:val="24"/>
          <w:lang w:val="sr-Cyrl-RS"/>
        </w:rPr>
      </w:pPr>
      <w:r w:rsidRPr="00480820">
        <w:rPr>
          <w:sz w:val="24"/>
          <w:szCs w:val="24"/>
          <w:lang w:val="sr-Cyrl-RS"/>
        </w:rPr>
        <w:t>Превенција ширења напада – сигурно покретање, ИДС/ИПС (</w:t>
      </w:r>
      <w:r w:rsidRPr="00480820">
        <w:rPr>
          <w:lang w:val="sr-Cyrl-RS"/>
        </w:rPr>
        <w:t>IDS/IPS</w:t>
      </w:r>
      <w:r w:rsidRPr="00480820">
        <w:rPr>
          <w:sz w:val="24"/>
          <w:szCs w:val="24"/>
          <w:lang w:val="sr-Cyrl-RS"/>
        </w:rPr>
        <w:t xml:space="preserve">) </w:t>
      </w:r>
      <w:proofErr w:type="spellStart"/>
      <w:r w:rsidRPr="00480820">
        <w:rPr>
          <w:sz w:val="24"/>
          <w:szCs w:val="24"/>
          <w:lang w:val="sr-Cyrl-RS"/>
        </w:rPr>
        <w:t>инте</w:t>
      </w:r>
      <w:proofErr w:type="spellEnd"/>
      <w:r w:rsidRPr="00480820">
        <w:rPr>
          <w:sz w:val="24"/>
          <w:szCs w:val="24"/>
          <w:lang w:val="sr-Cyrl-RS"/>
        </w:rPr>
        <w:t>-грација и мрежне контроле.</w:t>
      </w:r>
    </w:p>
    <w:p w14:paraId="73CB64AC" w14:textId="77777777" w:rsidR="00006A98" w:rsidRPr="00480820" w:rsidRDefault="00006A98" w:rsidP="00006A98">
      <w:pPr>
        <w:jc w:val="both"/>
        <w:rPr>
          <w:sz w:val="24"/>
          <w:szCs w:val="24"/>
          <w:lang w:val="sr-Cyrl-RS"/>
        </w:rPr>
      </w:pPr>
    </w:p>
    <w:p w14:paraId="1CF926D3" w14:textId="71ACAFEC" w:rsidR="001C6DF4" w:rsidRPr="00480820" w:rsidRDefault="00810F12" w:rsidP="002D019D">
      <w:pPr>
        <w:ind w:firstLine="720"/>
        <w:jc w:val="both"/>
        <w:rPr>
          <w:sz w:val="24"/>
          <w:szCs w:val="24"/>
          <w:lang w:val="sr-Cyrl-RS"/>
        </w:rPr>
      </w:pPr>
      <w:r w:rsidRPr="00480820">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sidRPr="00480820">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Pr="00480820" w:rsidRDefault="001C6DF4" w:rsidP="00F163FA">
      <w:pPr>
        <w:rPr>
          <w:sz w:val="24"/>
          <w:szCs w:val="24"/>
          <w:lang w:val="sr-Cyrl-RS"/>
        </w:rPr>
      </w:pPr>
    </w:p>
    <w:p w14:paraId="3BA86055" w14:textId="77777777" w:rsidR="008368D9" w:rsidRPr="00480820" w:rsidRDefault="008368D9" w:rsidP="008368D9">
      <w:pPr>
        <w:pStyle w:val="ListParagraph"/>
        <w:numPr>
          <w:ilvl w:val="0"/>
          <w:numId w:val="18"/>
        </w:numPr>
        <w:jc w:val="both"/>
        <w:rPr>
          <w:rStyle w:val="Heading3Char"/>
          <w:vanish/>
          <w:lang w:val="sr-Cyrl-RS"/>
        </w:rPr>
      </w:pPr>
    </w:p>
    <w:p w14:paraId="02E883C2" w14:textId="77777777" w:rsidR="008368D9" w:rsidRPr="00480820" w:rsidRDefault="008368D9" w:rsidP="008368D9">
      <w:pPr>
        <w:pStyle w:val="ListParagraph"/>
        <w:numPr>
          <w:ilvl w:val="0"/>
          <w:numId w:val="18"/>
        </w:numPr>
        <w:jc w:val="both"/>
        <w:rPr>
          <w:rStyle w:val="Heading3Char"/>
          <w:vanish/>
          <w:lang w:val="sr-Cyrl-RS"/>
        </w:rPr>
      </w:pPr>
    </w:p>
    <w:p w14:paraId="588EC916" w14:textId="77777777" w:rsidR="008368D9" w:rsidRPr="00480820" w:rsidRDefault="008368D9" w:rsidP="008368D9">
      <w:pPr>
        <w:pStyle w:val="ListParagraph"/>
        <w:numPr>
          <w:ilvl w:val="0"/>
          <w:numId w:val="18"/>
        </w:numPr>
        <w:jc w:val="both"/>
        <w:rPr>
          <w:rStyle w:val="Heading3Char"/>
          <w:vanish/>
          <w:lang w:val="sr-Cyrl-RS"/>
        </w:rPr>
      </w:pPr>
    </w:p>
    <w:p w14:paraId="3E064AB1" w14:textId="77777777" w:rsidR="008368D9" w:rsidRPr="00480820" w:rsidRDefault="008368D9" w:rsidP="008368D9">
      <w:pPr>
        <w:pStyle w:val="ListParagraph"/>
        <w:numPr>
          <w:ilvl w:val="0"/>
          <w:numId w:val="18"/>
        </w:numPr>
        <w:jc w:val="both"/>
        <w:rPr>
          <w:rStyle w:val="Heading3Char"/>
          <w:vanish/>
          <w:lang w:val="sr-Cyrl-RS"/>
        </w:rPr>
      </w:pPr>
    </w:p>
    <w:p w14:paraId="5C384783" w14:textId="77777777" w:rsidR="008368D9" w:rsidRPr="00480820" w:rsidRDefault="008368D9" w:rsidP="008368D9">
      <w:pPr>
        <w:pStyle w:val="ListParagraph"/>
        <w:numPr>
          <w:ilvl w:val="1"/>
          <w:numId w:val="18"/>
        </w:numPr>
        <w:jc w:val="both"/>
        <w:rPr>
          <w:rStyle w:val="Heading3Char"/>
          <w:vanish/>
          <w:lang w:val="sr-Cyrl-RS"/>
        </w:rPr>
      </w:pPr>
    </w:p>
    <w:p w14:paraId="5A259293" w14:textId="551C8FF9" w:rsidR="008368D9" w:rsidRPr="00480820" w:rsidRDefault="00DD0171" w:rsidP="004A45AB">
      <w:pPr>
        <w:pStyle w:val="Heading3"/>
        <w:numPr>
          <w:ilvl w:val="2"/>
          <w:numId w:val="18"/>
        </w:numPr>
        <w:rPr>
          <w:sz w:val="28"/>
          <w:szCs w:val="28"/>
          <w:lang w:val="sr-Cyrl-RS"/>
        </w:rPr>
      </w:pPr>
      <w:bookmarkStart w:id="343" w:name="_Toc178331683"/>
      <w:r w:rsidRPr="00480820">
        <w:rPr>
          <w:rStyle w:val="Heading3Char"/>
          <w:sz w:val="28"/>
          <w:szCs w:val="28"/>
          <w:lang w:val="sr-Cyrl-RS"/>
        </w:rPr>
        <w:t>Сигурно покретање (</w:t>
      </w:r>
      <w:proofErr w:type="spellStart"/>
      <w:r w:rsidRPr="00480820">
        <w:rPr>
          <w:rStyle w:val="Heading3Char"/>
          <w:sz w:val="28"/>
          <w:szCs w:val="28"/>
          <w:lang w:val="sr-Cyrl-RS"/>
        </w:rPr>
        <w:t>Secure</w:t>
      </w:r>
      <w:proofErr w:type="spellEnd"/>
      <w:r w:rsidRPr="00480820">
        <w:rPr>
          <w:rStyle w:val="Heading3Char"/>
          <w:sz w:val="28"/>
          <w:szCs w:val="28"/>
          <w:lang w:val="sr-Cyrl-RS"/>
        </w:rPr>
        <w:t xml:space="preserve"> </w:t>
      </w:r>
      <w:proofErr w:type="spellStart"/>
      <w:r w:rsidRPr="00480820">
        <w:rPr>
          <w:rStyle w:val="Heading3Char"/>
          <w:sz w:val="28"/>
          <w:szCs w:val="28"/>
          <w:lang w:val="sr-Cyrl-RS"/>
        </w:rPr>
        <w:t>Boot</w:t>
      </w:r>
      <w:proofErr w:type="spellEnd"/>
      <w:r w:rsidRPr="00480820">
        <w:rPr>
          <w:rStyle w:val="Heading3Char"/>
          <w:sz w:val="28"/>
          <w:szCs w:val="28"/>
          <w:lang w:val="sr-Cyrl-RS"/>
        </w:rPr>
        <w:t>)</w:t>
      </w:r>
      <w:bookmarkEnd w:id="343"/>
      <w:r w:rsidR="00F66664" w:rsidRPr="00480820">
        <w:rPr>
          <w:rStyle w:val="Heading3Char"/>
          <w:sz w:val="28"/>
          <w:szCs w:val="28"/>
          <w:lang w:val="sr-Cyrl-RS"/>
        </w:rPr>
        <w:t xml:space="preserve"> </w:t>
      </w:r>
    </w:p>
    <w:p w14:paraId="43CC2AB5" w14:textId="77777777" w:rsidR="008368D9" w:rsidRPr="00480820" w:rsidRDefault="008368D9" w:rsidP="008368D9">
      <w:pPr>
        <w:rPr>
          <w:lang w:val="sr-Cyrl-RS"/>
        </w:rPr>
      </w:pPr>
    </w:p>
    <w:p w14:paraId="61202DEB" w14:textId="613EB925" w:rsidR="001C6DF4" w:rsidRPr="00480820" w:rsidRDefault="008368D9" w:rsidP="008368D9">
      <w:pPr>
        <w:ind w:firstLine="720"/>
        <w:jc w:val="both"/>
        <w:rPr>
          <w:sz w:val="24"/>
          <w:szCs w:val="24"/>
          <w:lang w:val="sr-Cyrl-RS"/>
        </w:rPr>
      </w:pPr>
      <w:r w:rsidRPr="00480820">
        <w:rPr>
          <w:sz w:val="24"/>
          <w:szCs w:val="24"/>
          <w:lang w:val="sr-Cyrl-RS"/>
        </w:rPr>
        <w:t>Т</w:t>
      </w:r>
      <w:r w:rsidR="00F66664" w:rsidRPr="00480820">
        <w:rPr>
          <w:sz w:val="24"/>
          <w:szCs w:val="24"/>
          <w:lang w:val="sr-Cyrl-RS"/>
        </w:rPr>
        <w:t xml:space="preserve">ехнологија која осигурава приликом покретања </w:t>
      </w:r>
      <w:r w:rsidR="001F69E0" w:rsidRPr="00480820">
        <w:rPr>
          <w:sz w:val="24"/>
          <w:szCs w:val="24"/>
          <w:lang w:val="sr-Cyrl-RS"/>
        </w:rPr>
        <w:t xml:space="preserve">учитавање само одобреног, валидног и потписаног софтвера. Ово спречава покретање </w:t>
      </w:r>
      <w:proofErr w:type="spellStart"/>
      <w:r w:rsidR="001F69E0" w:rsidRPr="00480820">
        <w:rPr>
          <w:sz w:val="24"/>
          <w:szCs w:val="24"/>
          <w:lang w:val="sr-Cyrl-RS"/>
        </w:rPr>
        <w:t>маициозног</w:t>
      </w:r>
      <w:proofErr w:type="spellEnd"/>
      <w:r w:rsidR="001F69E0" w:rsidRPr="00480820">
        <w:rPr>
          <w:sz w:val="24"/>
          <w:szCs w:val="24"/>
          <w:lang w:val="sr-Cyrl-RS"/>
        </w:rPr>
        <w:t>, неовлашћеног софтвера</w:t>
      </w:r>
      <w:r w:rsidR="00D8122D" w:rsidRPr="00480820">
        <w:rPr>
          <w:sz w:val="24"/>
          <w:szCs w:val="24"/>
          <w:lang w:val="sr-Cyrl-RS"/>
        </w:rPr>
        <w:t>.</w:t>
      </w:r>
    </w:p>
    <w:p w14:paraId="6E368279" w14:textId="361E09AD" w:rsidR="00DD0171" w:rsidRPr="00480820" w:rsidRDefault="00DD0171" w:rsidP="00DD0171">
      <w:pPr>
        <w:rPr>
          <w:sz w:val="24"/>
          <w:szCs w:val="24"/>
          <w:lang w:val="sr-Cyrl-RS"/>
        </w:rPr>
      </w:pPr>
    </w:p>
    <w:p w14:paraId="3965F4C2" w14:textId="52800164" w:rsidR="00E11B8D" w:rsidRPr="00480820" w:rsidRDefault="00E11B8D" w:rsidP="00E11B8D">
      <w:pPr>
        <w:jc w:val="both"/>
        <w:rPr>
          <w:sz w:val="24"/>
          <w:szCs w:val="24"/>
          <w:lang w:val="sr-Cyrl-RS"/>
        </w:rPr>
      </w:pPr>
      <w:r w:rsidRPr="00480820">
        <w:rPr>
          <w:sz w:val="24"/>
          <w:szCs w:val="24"/>
          <w:lang w:val="sr-Cyrl-RS"/>
        </w:rPr>
        <w:tab/>
        <w:t xml:space="preserve">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w:t>
      </w:r>
      <w:proofErr w:type="spellStart"/>
      <w:r w:rsidRPr="00480820">
        <w:rPr>
          <w:sz w:val="24"/>
          <w:szCs w:val="24"/>
          <w:lang w:val="sr-Cyrl-RS"/>
        </w:rPr>
        <w:t>потвип</w:t>
      </w:r>
      <w:proofErr w:type="spellEnd"/>
      <w:r w:rsidRPr="00480820">
        <w:rPr>
          <w:sz w:val="24"/>
          <w:szCs w:val="24"/>
          <w:lang w:val="sr-Cyrl-RS"/>
        </w:rPr>
        <w:t xml:space="preserve"> који се тражи учитавање се обуставља или се покреће безбедни основни софтвер.</w:t>
      </w:r>
    </w:p>
    <w:p w14:paraId="571A7F53" w14:textId="2E9388CB" w:rsidR="00DD0171" w:rsidRPr="00480820" w:rsidRDefault="00DD0171" w:rsidP="00DD0171">
      <w:pPr>
        <w:rPr>
          <w:sz w:val="24"/>
          <w:szCs w:val="24"/>
          <w:lang w:val="sr-Cyrl-RS"/>
        </w:rPr>
      </w:pPr>
    </w:p>
    <w:p w14:paraId="3EB95A98" w14:textId="06F254D3" w:rsidR="00DD0171" w:rsidRPr="00480820" w:rsidRDefault="007C48EF" w:rsidP="006C1ABF">
      <w:pPr>
        <w:jc w:val="both"/>
        <w:rPr>
          <w:sz w:val="24"/>
          <w:szCs w:val="24"/>
          <w:lang w:val="sr-Cyrl-RS"/>
        </w:rPr>
      </w:pPr>
      <w:r w:rsidRPr="00480820">
        <w:rPr>
          <w:sz w:val="24"/>
          <w:szCs w:val="24"/>
          <w:lang w:val="sr-Cyrl-RS"/>
        </w:rPr>
        <w:tab/>
        <w:t>Пример: СМА (</w:t>
      </w:r>
      <w:r w:rsidR="00CE4A43" w:rsidRPr="00480820">
        <w:rPr>
          <w:sz w:val="24"/>
          <w:szCs w:val="24"/>
          <w:lang w:val="sr-Cyrl-RS"/>
        </w:rPr>
        <w:t>SMA</w:t>
      </w:r>
      <w:r w:rsidRPr="00480820">
        <w:rPr>
          <w:sz w:val="24"/>
          <w:szCs w:val="24"/>
          <w:lang w:val="sr-Cyrl-RS"/>
        </w:rPr>
        <w:t>)</w:t>
      </w:r>
      <w:r w:rsidR="00CE4A43" w:rsidRPr="00480820">
        <w:rPr>
          <w:sz w:val="24"/>
          <w:szCs w:val="24"/>
          <w:lang w:val="sr-Cyrl-RS"/>
        </w:rPr>
        <w:t xml:space="preserve"> </w:t>
      </w:r>
      <w:proofErr w:type="spellStart"/>
      <w:r w:rsidR="00CE4A43" w:rsidRPr="00480820">
        <w:rPr>
          <w:sz w:val="24"/>
          <w:szCs w:val="24"/>
          <w:lang w:val="sr-Cyrl-RS"/>
        </w:rPr>
        <w:t>солар</w:t>
      </w:r>
      <w:proofErr w:type="spellEnd"/>
      <w:r w:rsidR="00CE4A43" w:rsidRPr="00480820">
        <w:rPr>
          <w:sz w:val="24"/>
          <w:szCs w:val="24"/>
          <w:lang w:val="sr-Cyrl-RS"/>
        </w:rPr>
        <w:t xml:space="preserve">,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w:t>
      </w:r>
      <w:proofErr w:type="spellStart"/>
      <w:r w:rsidR="00CE4A43" w:rsidRPr="00480820">
        <w:rPr>
          <w:sz w:val="24"/>
          <w:szCs w:val="24"/>
          <w:lang w:val="sr-Cyrl-RS"/>
        </w:rPr>
        <w:t>Сани</w:t>
      </w:r>
      <w:proofErr w:type="spellEnd"/>
      <w:r w:rsidR="00CE4A43" w:rsidRPr="00480820">
        <w:rPr>
          <w:sz w:val="24"/>
          <w:szCs w:val="24"/>
          <w:lang w:val="sr-Cyrl-RS"/>
        </w:rPr>
        <w:t xml:space="preserve"> Бој (</w:t>
      </w:r>
      <w:proofErr w:type="spellStart"/>
      <w:r w:rsidR="00CE4A43" w:rsidRPr="00480820">
        <w:rPr>
          <w:sz w:val="24"/>
          <w:szCs w:val="24"/>
          <w:lang w:val="sr-Cyrl-RS"/>
        </w:rPr>
        <w:t>Sunny</w:t>
      </w:r>
      <w:proofErr w:type="spellEnd"/>
      <w:r w:rsidR="00CE4A43" w:rsidRPr="00480820">
        <w:rPr>
          <w:sz w:val="24"/>
          <w:szCs w:val="24"/>
          <w:lang w:val="sr-Cyrl-RS"/>
        </w:rPr>
        <w:t xml:space="preserve"> </w:t>
      </w:r>
      <w:proofErr w:type="spellStart"/>
      <w:r w:rsidR="00CE4A43" w:rsidRPr="00480820">
        <w:rPr>
          <w:sz w:val="24"/>
          <w:szCs w:val="24"/>
          <w:lang w:val="sr-Cyrl-RS"/>
        </w:rPr>
        <w:t>Boy</w:t>
      </w:r>
      <w:proofErr w:type="spellEnd"/>
      <w:r w:rsidR="00CE4A43" w:rsidRPr="00480820">
        <w:rPr>
          <w:sz w:val="24"/>
          <w:szCs w:val="24"/>
          <w:lang w:val="sr-Cyrl-RS"/>
        </w:rPr>
        <w:t>)</w:t>
      </w:r>
      <w:r w:rsidR="006C1ABF" w:rsidRPr="00480820">
        <w:rPr>
          <w:sz w:val="24"/>
          <w:szCs w:val="24"/>
          <w:lang w:val="sr-Cyrl-RS"/>
        </w:rPr>
        <w:t>.</w:t>
      </w:r>
    </w:p>
    <w:p w14:paraId="08B33B8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44" w:name="_Toc174549295"/>
      <w:bookmarkStart w:id="345" w:name="_Toc174552264"/>
      <w:bookmarkStart w:id="346" w:name="_Toc176392767"/>
      <w:bookmarkStart w:id="347" w:name="_Toc176392854"/>
      <w:bookmarkStart w:id="348" w:name="_Toc176641845"/>
      <w:bookmarkStart w:id="349" w:name="_Toc176732772"/>
      <w:bookmarkStart w:id="350" w:name="_Toc176736228"/>
      <w:bookmarkStart w:id="351" w:name="_Toc178331604"/>
      <w:bookmarkStart w:id="352" w:name="_Toc178331684"/>
      <w:bookmarkEnd w:id="344"/>
      <w:bookmarkEnd w:id="345"/>
      <w:bookmarkEnd w:id="346"/>
      <w:bookmarkEnd w:id="347"/>
      <w:bookmarkEnd w:id="348"/>
      <w:bookmarkEnd w:id="349"/>
      <w:bookmarkEnd w:id="350"/>
      <w:bookmarkEnd w:id="351"/>
      <w:bookmarkEnd w:id="352"/>
    </w:p>
    <w:p w14:paraId="081AAD51"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53" w:name="_Toc174549296"/>
      <w:bookmarkStart w:id="354" w:name="_Toc174552265"/>
      <w:bookmarkStart w:id="355" w:name="_Toc176392768"/>
      <w:bookmarkStart w:id="356" w:name="_Toc176392855"/>
      <w:bookmarkStart w:id="357" w:name="_Toc176641846"/>
      <w:bookmarkStart w:id="358" w:name="_Toc176732773"/>
      <w:bookmarkStart w:id="359" w:name="_Toc176736229"/>
      <w:bookmarkStart w:id="360" w:name="_Toc178331605"/>
      <w:bookmarkStart w:id="361" w:name="_Toc178331685"/>
      <w:bookmarkEnd w:id="353"/>
      <w:bookmarkEnd w:id="354"/>
      <w:bookmarkEnd w:id="355"/>
      <w:bookmarkEnd w:id="356"/>
      <w:bookmarkEnd w:id="357"/>
      <w:bookmarkEnd w:id="358"/>
      <w:bookmarkEnd w:id="359"/>
      <w:bookmarkEnd w:id="360"/>
      <w:bookmarkEnd w:id="361"/>
    </w:p>
    <w:p w14:paraId="44A40297"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62" w:name="_Toc174549297"/>
      <w:bookmarkStart w:id="363" w:name="_Toc174552266"/>
      <w:bookmarkStart w:id="364" w:name="_Toc176392769"/>
      <w:bookmarkStart w:id="365" w:name="_Toc176392856"/>
      <w:bookmarkStart w:id="366" w:name="_Toc176641847"/>
      <w:bookmarkStart w:id="367" w:name="_Toc176732774"/>
      <w:bookmarkStart w:id="368" w:name="_Toc176736230"/>
      <w:bookmarkStart w:id="369" w:name="_Toc178331606"/>
      <w:bookmarkStart w:id="370" w:name="_Toc178331686"/>
      <w:bookmarkEnd w:id="362"/>
      <w:bookmarkEnd w:id="363"/>
      <w:bookmarkEnd w:id="364"/>
      <w:bookmarkEnd w:id="365"/>
      <w:bookmarkEnd w:id="366"/>
      <w:bookmarkEnd w:id="367"/>
      <w:bookmarkEnd w:id="368"/>
      <w:bookmarkEnd w:id="369"/>
      <w:bookmarkEnd w:id="370"/>
    </w:p>
    <w:p w14:paraId="33553A1E" w14:textId="77777777" w:rsidR="003220E0" w:rsidRPr="00480820" w:rsidRDefault="003220E0" w:rsidP="003220E0">
      <w:pPr>
        <w:pStyle w:val="ListParagraph"/>
        <w:keepNext/>
        <w:keepLines/>
        <w:numPr>
          <w:ilvl w:val="0"/>
          <w:numId w:val="20"/>
        </w:numPr>
        <w:spacing w:before="40"/>
        <w:contextualSpacing w:val="0"/>
        <w:outlineLvl w:val="2"/>
        <w:rPr>
          <w:rStyle w:val="Heading3Char"/>
          <w:vanish/>
          <w:sz w:val="28"/>
          <w:szCs w:val="28"/>
          <w:lang w:val="sr-Cyrl-RS"/>
        </w:rPr>
      </w:pPr>
      <w:bookmarkStart w:id="371" w:name="_Toc174549298"/>
      <w:bookmarkStart w:id="372" w:name="_Toc174552267"/>
      <w:bookmarkStart w:id="373" w:name="_Toc176392770"/>
      <w:bookmarkStart w:id="374" w:name="_Toc176392857"/>
      <w:bookmarkStart w:id="375" w:name="_Toc176641848"/>
      <w:bookmarkStart w:id="376" w:name="_Toc176732775"/>
      <w:bookmarkStart w:id="377" w:name="_Toc176736231"/>
      <w:bookmarkStart w:id="378" w:name="_Toc178331607"/>
      <w:bookmarkStart w:id="379" w:name="_Toc178331687"/>
      <w:bookmarkEnd w:id="371"/>
      <w:bookmarkEnd w:id="372"/>
      <w:bookmarkEnd w:id="373"/>
      <w:bookmarkEnd w:id="374"/>
      <w:bookmarkEnd w:id="375"/>
      <w:bookmarkEnd w:id="376"/>
      <w:bookmarkEnd w:id="377"/>
      <w:bookmarkEnd w:id="378"/>
      <w:bookmarkEnd w:id="379"/>
    </w:p>
    <w:p w14:paraId="7FCA6E4A"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380" w:name="_Toc174549299"/>
      <w:bookmarkStart w:id="381" w:name="_Toc174552268"/>
      <w:bookmarkStart w:id="382" w:name="_Toc176392771"/>
      <w:bookmarkStart w:id="383" w:name="_Toc176392858"/>
      <w:bookmarkStart w:id="384" w:name="_Toc176641849"/>
      <w:bookmarkStart w:id="385" w:name="_Toc176732776"/>
      <w:bookmarkStart w:id="386" w:name="_Toc176736232"/>
      <w:bookmarkStart w:id="387" w:name="_Toc178331608"/>
      <w:bookmarkStart w:id="388" w:name="_Toc178331688"/>
      <w:bookmarkEnd w:id="380"/>
      <w:bookmarkEnd w:id="381"/>
      <w:bookmarkEnd w:id="382"/>
      <w:bookmarkEnd w:id="383"/>
      <w:bookmarkEnd w:id="384"/>
      <w:bookmarkEnd w:id="385"/>
      <w:bookmarkEnd w:id="386"/>
      <w:bookmarkEnd w:id="387"/>
      <w:bookmarkEnd w:id="388"/>
    </w:p>
    <w:p w14:paraId="626C2AA3" w14:textId="77777777" w:rsidR="003220E0" w:rsidRPr="00480820" w:rsidRDefault="003220E0" w:rsidP="003220E0">
      <w:pPr>
        <w:pStyle w:val="ListParagraph"/>
        <w:keepNext/>
        <w:keepLines/>
        <w:numPr>
          <w:ilvl w:val="1"/>
          <w:numId w:val="20"/>
        </w:numPr>
        <w:spacing w:before="40"/>
        <w:contextualSpacing w:val="0"/>
        <w:outlineLvl w:val="2"/>
        <w:rPr>
          <w:rStyle w:val="Heading3Char"/>
          <w:vanish/>
          <w:sz w:val="28"/>
          <w:szCs w:val="28"/>
          <w:lang w:val="sr-Cyrl-RS"/>
        </w:rPr>
      </w:pPr>
      <w:bookmarkStart w:id="389" w:name="_Toc174549300"/>
      <w:bookmarkStart w:id="390" w:name="_Toc174552269"/>
      <w:bookmarkStart w:id="391" w:name="_Toc176392772"/>
      <w:bookmarkStart w:id="392" w:name="_Toc176392859"/>
      <w:bookmarkStart w:id="393" w:name="_Toc176641850"/>
      <w:bookmarkStart w:id="394" w:name="_Toc176732777"/>
      <w:bookmarkStart w:id="395" w:name="_Toc176736233"/>
      <w:bookmarkStart w:id="396" w:name="_Toc178331609"/>
      <w:bookmarkStart w:id="397" w:name="_Toc178331689"/>
      <w:bookmarkEnd w:id="389"/>
      <w:bookmarkEnd w:id="390"/>
      <w:bookmarkEnd w:id="391"/>
      <w:bookmarkEnd w:id="392"/>
      <w:bookmarkEnd w:id="393"/>
      <w:bookmarkEnd w:id="394"/>
      <w:bookmarkEnd w:id="395"/>
      <w:bookmarkEnd w:id="396"/>
      <w:bookmarkEnd w:id="397"/>
    </w:p>
    <w:p w14:paraId="680800BA" w14:textId="158FDB74" w:rsidR="003220E0" w:rsidRPr="00480820" w:rsidRDefault="003220E0" w:rsidP="004A45AB">
      <w:pPr>
        <w:pStyle w:val="Heading3"/>
        <w:numPr>
          <w:ilvl w:val="2"/>
          <w:numId w:val="20"/>
        </w:numPr>
        <w:rPr>
          <w:rStyle w:val="Heading3Char"/>
          <w:sz w:val="28"/>
          <w:szCs w:val="28"/>
          <w:lang w:val="sr-Cyrl-RS"/>
        </w:rPr>
      </w:pPr>
      <w:bookmarkStart w:id="398" w:name="_Toc178331690"/>
      <w:r w:rsidRPr="00480820">
        <w:rPr>
          <w:rStyle w:val="Heading3Char"/>
          <w:sz w:val="28"/>
          <w:szCs w:val="28"/>
          <w:lang w:val="sr-Cyrl-RS"/>
        </w:rPr>
        <w:t xml:space="preserve">Енкрипција </w:t>
      </w:r>
      <w:proofErr w:type="spellStart"/>
      <w:r w:rsidRPr="00480820">
        <w:rPr>
          <w:rStyle w:val="Heading3Char"/>
          <w:sz w:val="28"/>
          <w:szCs w:val="28"/>
          <w:lang w:val="sr-Cyrl-RS"/>
        </w:rPr>
        <w:t>фирмвера</w:t>
      </w:r>
      <w:bookmarkEnd w:id="398"/>
      <w:proofErr w:type="spellEnd"/>
    </w:p>
    <w:p w14:paraId="42E463B5" w14:textId="4ED1FF47" w:rsidR="003220E0" w:rsidRPr="00480820" w:rsidRDefault="003220E0" w:rsidP="003220E0">
      <w:pPr>
        <w:rPr>
          <w:rFonts w:eastAsiaTheme="majorEastAsia"/>
          <w:lang w:val="sr-Cyrl-RS"/>
        </w:rPr>
      </w:pPr>
    </w:p>
    <w:p w14:paraId="3E4F0F8C" w14:textId="77777777" w:rsidR="003220E0" w:rsidRPr="00480820" w:rsidRDefault="003220E0" w:rsidP="003220E0">
      <w:pPr>
        <w:ind w:firstLine="720"/>
        <w:jc w:val="both"/>
        <w:rPr>
          <w:rFonts w:eastAsiaTheme="majorEastAsia"/>
          <w:sz w:val="24"/>
          <w:szCs w:val="24"/>
          <w:lang w:val="sr-Cyrl-RS"/>
        </w:rPr>
      </w:pPr>
      <w:proofErr w:type="spellStart"/>
      <w:r w:rsidRPr="00480820">
        <w:rPr>
          <w:rFonts w:eastAsiaTheme="majorEastAsia"/>
          <w:sz w:val="24"/>
          <w:szCs w:val="24"/>
          <w:lang w:val="sr-Cyrl-RS"/>
        </w:rPr>
        <w:t>Фирмвер</w:t>
      </w:r>
      <w:proofErr w:type="spellEnd"/>
      <w:r w:rsidRPr="00480820">
        <w:rPr>
          <w:rFonts w:eastAsiaTheme="majorEastAsia"/>
          <w:sz w:val="24"/>
          <w:szCs w:val="24"/>
          <w:lang w:val="sr-Cyrl-RS"/>
        </w:rPr>
        <w:t xml:space="preserve"> је основни софтвер који контролише хардвер, енкрипцијом </w:t>
      </w:r>
      <w:proofErr w:type="spellStart"/>
      <w:r w:rsidRPr="00480820">
        <w:rPr>
          <w:rFonts w:eastAsiaTheme="majorEastAsia"/>
          <w:sz w:val="24"/>
          <w:szCs w:val="24"/>
          <w:lang w:val="sr-Cyrl-RS"/>
        </w:rPr>
        <w:t>фирмвера</w:t>
      </w:r>
      <w:proofErr w:type="spellEnd"/>
      <w:r w:rsidRPr="00480820">
        <w:rPr>
          <w:rFonts w:eastAsiaTheme="majorEastAsia"/>
          <w:sz w:val="24"/>
          <w:szCs w:val="24"/>
          <w:lang w:val="sr-Cyrl-RS"/>
        </w:rPr>
        <w:t xml:space="preserve"> се он закључава за прегледавање и измену од стране неовлашћених лица. </w:t>
      </w:r>
    </w:p>
    <w:p w14:paraId="77546C98" w14:textId="77777777" w:rsidR="003220E0" w:rsidRPr="00480820" w:rsidRDefault="003220E0" w:rsidP="003220E0">
      <w:pPr>
        <w:ind w:firstLine="720"/>
        <w:jc w:val="both"/>
        <w:rPr>
          <w:rFonts w:eastAsiaTheme="majorEastAsia"/>
          <w:sz w:val="24"/>
          <w:szCs w:val="24"/>
          <w:lang w:val="sr-Cyrl-RS"/>
        </w:rPr>
      </w:pPr>
    </w:p>
    <w:p w14:paraId="693B2F8A" w14:textId="0FEAB159" w:rsidR="003220E0" w:rsidRPr="00480820" w:rsidRDefault="003220E0" w:rsidP="003220E0">
      <w:pPr>
        <w:ind w:firstLine="720"/>
        <w:jc w:val="both"/>
        <w:rPr>
          <w:rFonts w:eastAsiaTheme="majorEastAsia"/>
          <w:sz w:val="24"/>
          <w:szCs w:val="24"/>
          <w:lang w:val="sr-Cyrl-RS"/>
        </w:rPr>
      </w:pPr>
      <w:proofErr w:type="spellStart"/>
      <w:r w:rsidRPr="00480820">
        <w:rPr>
          <w:rFonts w:eastAsiaTheme="majorEastAsia"/>
          <w:sz w:val="24"/>
          <w:szCs w:val="24"/>
          <w:lang w:val="sr-Cyrl-RS"/>
        </w:rPr>
        <w:t>Фирмвер</w:t>
      </w:r>
      <w:proofErr w:type="spellEnd"/>
      <w:r w:rsidRPr="00480820">
        <w:rPr>
          <w:rFonts w:eastAsiaTheme="majorEastAsia"/>
          <w:sz w:val="24"/>
          <w:szCs w:val="24"/>
          <w:lang w:val="sr-Cyrl-RS"/>
        </w:rPr>
        <w:t xml:space="preserve"> је </w:t>
      </w:r>
      <w:proofErr w:type="spellStart"/>
      <w:r w:rsidRPr="00480820">
        <w:rPr>
          <w:rFonts w:eastAsiaTheme="majorEastAsia"/>
          <w:sz w:val="24"/>
          <w:szCs w:val="24"/>
          <w:lang w:val="sr-Cyrl-RS"/>
        </w:rPr>
        <w:t>енкриптован</w:t>
      </w:r>
      <w:proofErr w:type="spellEnd"/>
      <w:r w:rsidRPr="00480820">
        <w:rPr>
          <w:rFonts w:eastAsiaTheme="majorEastAsia"/>
          <w:sz w:val="24"/>
          <w:szCs w:val="24"/>
          <w:lang w:val="sr-Cyrl-RS"/>
        </w:rPr>
        <w:t xml:space="preserve"> тако да је једини начин за његово прегледавање </w:t>
      </w:r>
      <w:proofErr w:type="spellStart"/>
      <w:r w:rsidRPr="00480820">
        <w:rPr>
          <w:rFonts w:eastAsiaTheme="majorEastAsia"/>
          <w:sz w:val="24"/>
          <w:szCs w:val="24"/>
          <w:lang w:val="sr-Cyrl-RS"/>
        </w:rPr>
        <w:t>потрбан</w:t>
      </w:r>
      <w:proofErr w:type="spellEnd"/>
      <w:r w:rsidRPr="00480820">
        <w:rPr>
          <w:rFonts w:eastAsiaTheme="majorEastAsia"/>
          <w:sz w:val="24"/>
          <w:szCs w:val="24"/>
          <w:lang w:val="sr-Cyrl-RS"/>
        </w:rPr>
        <w:t xml:space="preserve"> </w:t>
      </w:r>
      <w:proofErr w:type="spellStart"/>
      <w:r w:rsidRPr="00480820">
        <w:rPr>
          <w:rFonts w:eastAsiaTheme="majorEastAsia"/>
          <w:sz w:val="24"/>
          <w:szCs w:val="24"/>
          <w:lang w:val="sr-Cyrl-RS"/>
        </w:rPr>
        <w:t>декрипциони</w:t>
      </w:r>
      <w:proofErr w:type="spellEnd"/>
      <w:r w:rsidRPr="00480820">
        <w:rPr>
          <w:rFonts w:eastAsiaTheme="majorEastAsia"/>
          <w:sz w:val="24"/>
          <w:szCs w:val="24"/>
          <w:lang w:val="sr-Cyrl-RS"/>
        </w:rPr>
        <w:t xml:space="preserve"> кључ, чак и у случају да нападач добије физички приступ уређају без кључа је безбедност одржана.</w:t>
      </w:r>
    </w:p>
    <w:p w14:paraId="39A25AB4" w14:textId="247E8E26" w:rsidR="00FD6DC6" w:rsidRPr="00480820" w:rsidRDefault="00FD6DC6" w:rsidP="003220E0">
      <w:pPr>
        <w:ind w:firstLine="720"/>
        <w:jc w:val="both"/>
        <w:rPr>
          <w:rFonts w:eastAsiaTheme="majorEastAsia"/>
          <w:sz w:val="24"/>
          <w:szCs w:val="24"/>
          <w:lang w:val="sr-Cyrl-RS"/>
        </w:rPr>
      </w:pPr>
    </w:p>
    <w:p w14:paraId="26200AB8" w14:textId="59F43813" w:rsidR="00FD6DC6" w:rsidRPr="00480820" w:rsidRDefault="00FD6DC6" w:rsidP="003220E0">
      <w:pPr>
        <w:ind w:firstLine="720"/>
        <w:jc w:val="both"/>
        <w:rPr>
          <w:rFonts w:eastAsiaTheme="majorEastAsia"/>
          <w:sz w:val="24"/>
          <w:szCs w:val="24"/>
          <w:lang w:val="sr-Cyrl-RS"/>
        </w:rPr>
      </w:pPr>
      <w:r w:rsidRPr="00480820">
        <w:rPr>
          <w:rFonts w:eastAsiaTheme="majorEastAsia"/>
          <w:sz w:val="24"/>
          <w:szCs w:val="24"/>
          <w:lang w:val="sr-Cyrl-RS"/>
        </w:rPr>
        <w:t>Пример:</w:t>
      </w:r>
      <w:r w:rsidR="00C408FB" w:rsidRPr="00480820">
        <w:rPr>
          <w:rFonts w:eastAsiaTheme="majorEastAsia"/>
          <w:sz w:val="24"/>
          <w:szCs w:val="24"/>
          <w:lang w:val="sr-Cyrl-RS"/>
        </w:rPr>
        <w:t xml:space="preserve"> </w:t>
      </w:r>
      <w:proofErr w:type="spellStart"/>
      <w:r w:rsidR="00DB4586" w:rsidRPr="00480820">
        <w:rPr>
          <w:sz w:val="24"/>
          <w:szCs w:val="24"/>
          <w:lang w:val="sr-Cyrl-RS"/>
        </w:rPr>
        <w:t>Fronius</w:t>
      </w:r>
      <w:proofErr w:type="spellEnd"/>
      <w:r w:rsidR="00DB4586" w:rsidRPr="00480820">
        <w:rPr>
          <w:sz w:val="24"/>
          <w:szCs w:val="24"/>
          <w:lang w:val="sr-Cyrl-RS"/>
        </w:rPr>
        <w:t xml:space="preserve"> </w:t>
      </w:r>
      <w:proofErr w:type="spellStart"/>
      <w:r w:rsidR="00DB4586" w:rsidRPr="00480820">
        <w:rPr>
          <w:sz w:val="24"/>
          <w:szCs w:val="24"/>
          <w:lang w:val="sr-Cyrl-RS"/>
        </w:rPr>
        <w:t>International</w:t>
      </w:r>
      <w:proofErr w:type="spellEnd"/>
      <w:r w:rsidR="00DB4586" w:rsidRPr="00480820">
        <w:rPr>
          <w:sz w:val="24"/>
          <w:szCs w:val="24"/>
          <w:lang w:val="sr-Cyrl-RS"/>
        </w:rPr>
        <w:t xml:space="preserve">, познат по својим хибридним </w:t>
      </w:r>
      <w:proofErr w:type="spellStart"/>
      <w:r w:rsidR="00DB4586" w:rsidRPr="00480820">
        <w:rPr>
          <w:sz w:val="24"/>
          <w:szCs w:val="24"/>
          <w:lang w:val="sr-Cyrl-RS"/>
        </w:rPr>
        <w:t>ивертерима</w:t>
      </w:r>
      <w:proofErr w:type="spellEnd"/>
      <w:r w:rsidR="00DB4586" w:rsidRPr="00480820">
        <w:rPr>
          <w:sz w:val="24"/>
          <w:szCs w:val="24"/>
          <w:lang w:val="sr-Cyrl-RS"/>
        </w:rPr>
        <w:t xml:space="preserve"> </w:t>
      </w:r>
      <w:proofErr w:type="spellStart"/>
      <w:r w:rsidR="00DB4586" w:rsidRPr="00480820">
        <w:rPr>
          <w:sz w:val="24"/>
          <w:szCs w:val="24"/>
          <w:lang w:val="sr-Cyrl-RS"/>
        </w:rPr>
        <w:t>Fronius</w:t>
      </w:r>
      <w:proofErr w:type="spellEnd"/>
      <w:r w:rsidR="00DB4586" w:rsidRPr="00480820">
        <w:rPr>
          <w:sz w:val="24"/>
          <w:szCs w:val="24"/>
          <w:lang w:val="sr-Cyrl-RS"/>
        </w:rPr>
        <w:t xml:space="preserve"> </w:t>
      </w:r>
      <w:proofErr w:type="spellStart"/>
      <w:r w:rsidR="00DB4586" w:rsidRPr="00480820">
        <w:rPr>
          <w:sz w:val="24"/>
          <w:szCs w:val="24"/>
          <w:lang w:val="sr-Cyrl-RS"/>
        </w:rPr>
        <w:t>Symo</w:t>
      </w:r>
      <w:proofErr w:type="spellEnd"/>
      <w:r w:rsidR="00DB4586" w:rsidRPr="00480820">
        <w:rPr>
          <w:sz w:val="24"/>
          <w:szCs w:val="24"/>
          <w:lang w:val="sr-Cyrl-RS"/>
        </w:rPr>
        <w:t xml:space="preserve"> </w:t>
      </w:r>
      <w:proofErr w:type="spellStart"/>
      <w:r w:rsidR="00DB4586" w:rsidRPr="00480820">
        <w:rPr>
          <w:sz w:val="24"/>
          <w:szCs w:val="24"/>
          <w:lang w:val="sr-Cyrl-RS"/>
        </w:rPr>
        <w:t>Hybrid</w:t>
      </w:r>
      <w:proofErr w:type="spellEnd"/>
      <w:r w:rsidR="00DB4586" w:rsidRPr="00480820">
        <w:rPr>
          <w:sz w:val="24"/>
          <w:szCs w:val="24"/>
          <w:lang w:val="sr-Cyrl-RS"/>
        </w:rPr>
        <w:t xml:space="preserve">, користи енкрипцију </w:t>
      </w:r>
      <w:proofErr w:type="spellStart"/>
      <w:r w:rsidR="00DB4586" w:rsidRPr="00480820">
        <w:rPr>
          <w:sz w:val="24"/>
          <w:szCs w:val="24"/>
          <w:lang w:val="sr-Cyrl-RS"/>
        </w:rPr>
        <w:t>фирмвера</w:t>
      </w:r>
      <w:proofErr w:type="spellEnd"/>
      <w:r w:rsidR="00DB4586" w:rsidRPr="00480820">
        <w:rPr>
          <w:sz w:val="24"/>
          <w:szCs w:val="24"/>
          <w:lang w:val="sr-Cyrl-RS"/>
        </w:rPr>
        <w:t xml:space="preserve"> како би заштитио софтвер својих уређаја.</w:t>
      </w:r>
    </w:p>
    <w:p w14:paraId="1C2214D7" w14:textId="77777777" w:rsidR="003220E0" w:rsidRPr="00480820" w:rsidRDefault="003220E0" w:rsidP="003220E0">
      <w:pPr>
        <w:rPr>
          <w:lang w:val="sr-Cyrl-RS"/>
        </w:rPr>
      </w:pPr>
    </w:p>
    <w:p w14:paraId="53041FF8" w14:textId="58A0FA00" w:rsidR="003220E0" w:rsidRPr="00480820" w:rsidRDefault="00AA18C0" w:rsidP="004A45AB">
      <w:pPr>
        <w:pStyle w:val="Heading3"/>
        <w:numPr>
          <w:ilvl w:val="2"/>
          <w:numId w:val="20"/>
        </w:numPr>
        <w:rPr>
          <w:rStyle w:val="Heading3Char"/>
          <w:sz w:val="28"/>
          <w:szCs w:val="28"/>
          <w:lang w:val="sr-Cyrl-RS"/>
        </w:rPr>
      </w:pPr>
      <w:bookmarkStart w:id="399" w:name="_Toc178331691"/>
      <w:proofErr w:type="spellStart"/>
      <w:r w:rsidRPr="00480820">
        <w:rPr>
          <w:rStyle w:val="Heading3Char"/>
          <w:sz w:val="28"/>
          <w:szCs w:val="28"/>
          <w:lang w:val="sr-Cyrl-RS"/>
        </w:rPr>
        <w:t>Аутентификација</w:t>
      </w:r>
      <w:proofErr w:type="spellEnd"/>
      <w:r w:rsidRPr="00480820">
        <w:rPr>
          <w:rStyle w:val="Heading3Char"/>
          <w:sz w:val="28"/>
          <w:szCs w:val="28"/>
          <w:lang w:val="sr-Cyrl-RS"/>
        </w:rPr>
        <w:t xml:space="preserve"> корисника</w:t>
      </w:r>
      <w:bookmarkEnd w:id="399"/>
    </w:p>
    <w:p w14:paraId="32A3C790" w14:textId="502BB8ED" w:rsidR="00A12908" w:rsidRPr="00480820" w:rsidRDefault="00A12908" w:rsidP="00A12908">
      <w:pPr>
        <w:rPr>
          <w:rFonts w:eastAsiaTheme="majorEastAsia"/>
          <w:lang w:val="sr-Cyrl-RS"/>
        </w:rPr>
      </w:pPr>
    </w:p>
    <w:p w14:paraId="38623F3B" w14:textId="2607ECFE" w:rsidR="00A12908" w:rsidRPr="00480820" w:rsidRDefault="00A12908" w:rsidP="003D53F8">
      <w:pPr>
        <w:ind w:firstLine="720"/>
        <w:rPr>
          <w:rFonts w:eastAsiaTheme="majorEastAsia"/>
          <w:sz w:val="24"/>
          <w:szCs w:val="24"/>
          <w:lang w:val="sr-Cyrl-RS"/>
        </w:rPr>
      </w:pPr>
      <w:proofErr w:type="spellStart"/>
      <w:r w:rsidRPr="00480820">
        <w:rPr>
          <w:rFonts w:eastAsiaTheme="majorEastAsia"/>
          <w:sz w:val="24"/>
          <w:szCs w:val="24"/>
          <w:lang w:val="sr-Cyrl-RS"/>
        </w:rPr>
        <w:t>Аутентификација</w:t>
      </w:r>
      <w:proofErr w:type="spellEnd"/>
      <w:r w:rsidRPr="00480820">
        <w:rPr>
          <w:rFonts w:eastAsiaTheme="majorEastAsia"/>
          <w:sz w:val="24"/>
          <w:szCs w:val="24"/>
          <w:lang w:val="sr-Cyrl-RS"/>
        </w:rPr>
        <w:t xml:space="preserve">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Pr="00480820" w:rsidRDefault="00A12908" w:rsidP="00A12908">
      <w:pPr>
        <w:ind w:left="720"/>
        <w:rPr>
          <w:rFonts w:eastAsiaTheme="majorEastAsia"/>
          <w:lang w:val="sr-Cyrl-RS"/>
        </w:rPr>
      </w:pPr>
    </w:p>
    <w:p w14:paraId="4C84F5EB" w14:textId="5328C44F" w:rsidR="002B5C1B" w:rsidRPr="00480820" w:rsidRDefault="002B5C1B" w:rsidP="00F00F8B">
      <w:pPr>
        <w:ind w:firstLine="720"/>
        <w:jc w:val="both"/>
        <w:rPr>
          <w:rFonts w:eastAsiaTheme="majorEastAsia"/>
          <w:sz w:val="24"/>
          <w:szCs w:val="24"/>
          <w:lang w:val="sr-Cyrl-RS"/>
        </w:rPr>
      </w:pPr>
      <w:r w:rsidRPr="00480820">
        <w:rPr>
          <w:rFonts w:eastAsiaTheme="majorEastAsia"/>
          <w:sz w:val="24"/>
          <w:szCs w:val="24"/>
          <w:lang w:val="sr-Cyrl-RS"/>
        </w:rPr>
        <w:t xml:space="preserve">Корисници морају унети валидне податке корисничко име, лозинка, биометријски подаци или други облици </w:t>
      </w:r>
      <w:proofErr w:type="spellStart"/>
      <w:r w:rsidRPr="00480820">
        <w:rPr>
          <w:rFonts w:eastAsiaTheme="majorEastAsia"/>
          <w:sz w:val="24"/>
          <w:szCs w:val="24"/>
          <w:lang w:val="sr-Cyrl-RS"/>
        </w:rPr>
        <w:t>аутентификације</w:t>
      </w:r>
      <w:proofErr w:type="spellEnd"/>
      <w:r w:rsidRPr="00480820">
        <w:rPr>
          <w:rFonts w:eastAsiaTheme="majorEastAsia"/>
          <w:sz w:val="24"/>
          <w:szCs w:val="24"/>
          <w:lang w:val="sr-Cyrl-RS"/>
        </w:rPr>
        <w:t xml:space="preserve">, такође могуће је додатно осигурати овај процес коришћењем на пример двоструке </w:t>
      </w:r>
      <w:proofErr w:type="spellStart"/>
      <w:r w:rsidRPr="00480820">
        <w:rPr>
          <w:rFonts w:eastAsiaTheme="majorEastAsia"/>
          <w:sz w:val="24"/>
          <w:szCs w:val="24"/>
          <w:lang w:val="sr-Cyrl-RS"/>
        </w:rPr>
        <w:t>аутентификације</w:t>
      </w:r>
      <w:proofErr w:type="spellEnd"/>
      <w:r w:rsidRPr="00480820">
        <w:rPr>
          <w:rFonts w:eastAsiaTheme="majorEastAsia"/>
          <w:sz w:val="24"/>
          <w:szCs w:val="24"/>
          <w:lang w:val="sr-Cyrl-RS"/>
        </w:rPr>
        <w:t>.</w:t>
      </w:r>
    </w:p>
    <w:p w14:paraId="5DFFFD57" w14:textId="40A6C900" w:rsidR="000237AE" w:rsidRPr="00480820" w:rsidRDefault="000237AE" w:rsidP="00F00F8B">
      <w:pPr>
        <w:ind w:firstLine="720"/>
        <w:jc w:val="both"/>
        <w:rPr>
          <w:rFonts w:eastAsiaTheme="majorEastAsia"/>
          <w:sz w:val="24"/>
          <w:szCs w:val="24"/>
          <w:lang w:val="sr-Cyrl-RS"/>
        </w:rPr>
      </w:pPr>
    </w:p>
    <w:p w14:paraId="5979C909" w14:textId="5E0E673C" w:rsidR="000237AE" w:rsidRPr="00480820" w:rsidRDefault="000237AE" w:rsidP="00F00F8B">
      <w:pPr>
        <w:ind w:firstLine="720"/>
        <w:jc w:val="both"/>
        <w:rPr>
          <w:rFonts w:eastAsiaTheme="majorEastAsia"/>
          <w:sz w:val="24"/>
          <w:szCs w:val="24"/>
          <w:lang w:val="sr-Cyrl-RS"/>
        </w:rPr>
      </w:pPr>
      <w:r w:rsidRPr="00480820">
        <w:rPr>
          <w:rFonts w:eastAsiaTheme="majorEastAsia"/>
          <w:sz w:val="24"/>
          <w:szCs w:val="24"/>
          <w:lang w:val="sr-Cyrl-RS"/>
        </w:rPr>
        <w:t xml:space="preserve">Пример: </w:t>
      </w:r>
      <w:proofErr w:type="spellStart"/>
      <w:r w:rsidRPr="00480820">
        <w:rPr>
          <w:rFonts w:eastAsiaTheme="majorEastAsia"/>
          <w:sz w:val="24"/>
          <w:szCs w:val="24"/>
          <w:lang w:val="sr-Cyrl-RS"/>
        </w:rPr>
        <w:t>SolarEdge</w:t>
      </w:r>
      <w:proofErr w:type="spellEnd"/>
      <w:r w:rsidRPr="00480820">
        <w:rPr>
          <w:rFonts w:eastAsiaTheme="majorEastAsia"/>
          <w:sz w:val="24"/>
          <w:szCs w:val="24"/>
          <w:lang w:val="sr-Cyrl-RS"/>
        </w:rPr>
        <w:t xml:space="preserve"> </w:t>
      </w:r>
      <w:proofErr w:type="spellStart"/>
      <w:r w:rsidRPr="00480820">
        <w:rPr>
          <w:rFonts w:eastAsiaTheme="majorEastAsia"/>
          <w:sz w:val="24"/>
          <w:szCs w:val="24"/>
          <w:lang w:val="sr-Cyrl-RS"/>
        </w:rPr>
        <w:t>инвертори</w:t>
      </w:r>
      <w:proofErr w:type="spellEnd"/>
      <w:r w:rsidRPr="00480820">
        <w:rPr>
          <w:rFonts w:eastAsiaTheme="majorEastAsia"/>
          <w:sz w:val="24"/>
          <w:szCs w:val="24"/>
          <w:lang w:val="sr-Cyrl-RS"/>
        </w:rPr>
        <w:t xml:space="preserve">, користе јаку </w:t>
      </w:r>
      <w:proofErr w:type="spellStart"/>
      <w:r w:rsidRPr="00480820">
        <w:rPr>
          <w:rFonts w:eastAsiaTheme="majorEastAsia"/>
          <w:sz w:val="24"/>
          <w:szCs w:val="24"/>
          <w:lang w:val="sr-Cyrl-RS"/>
        </w:rPr>
        <w:t>аутентификацију</w:t>
      </w:r>
      <w:proofErr w:type="spellEnd"/>
      <w:r w:rsidRPr="00480820">
        <w:rPr>
          <w:rFonts w:eastAsiaTheme="majorEastAsia"/>
          <w:sz w:val="24"/>
          <w:szCs w:val="24"/>
          <w:lang w:val="sr-Cyrl-RS"/>
        </w:rPr>
        <w:t xml:space="preserve"> за приступ уређају, омогућавају оператерима креирање </w:t>
      </w:r>
      <w:proofErr w:type="spellStart"/>
      <w:r w:rsidRPr="00480820">
        <w:rPr>
          <w:rFonts w:eastAsiaTheme="majorEastAsia"/>
          <w:sz w:val="24"/>
          <w:szCs w:val="24"/>
          <w:lang w:val="sr-Cyrl-RS"/>
        </w:rPr>
        <w:t>јединсветног</w:t>
      </w:r>
      <w:proofErr w:type="spellEnd"/>
      <w:r w:rsidRPr="00480820">
        <w:rPr>
          <w:rFonts w:eastAsiaTheme="majorEastAsia"/>
          <w:sz w:val="24"/>
          <w:szCs w:val="24"/>
          <w:lang w:val="sr-Cyrl-RS"/>
        </w:rPr>
        <w:t xml:space="preserve"> налога за заштиту поставки уређаја.</w:t>
      </w:r>
      <w:r w:rsidR="00EE2315" w:rsidRPr="00480820">
        <w:rPr>
          <w:rFonts w:eastAsiaTheme="majorEastAsia"/>
          <w:sz w:val="24"/>
          <w:szCs w:val="24"/>
          <w:lang w:val="sr-Cyrl-RS"/>
        </w:rPr>
        <w:t xml:space="preserve"> Један од популарних серија са овом технологијом су </w:t>
      </w:r>
      <w:proofErr w:type="spellStart"/>
      <w:r w:rsidR="00EE2315" w:rsidRPr="00480820">
        <w:rPr>
          <w:rFonts w:eastAsiaTheme="majorEastAsia"/>
          <w:sz w:val="24"/>
          <w:szCs w:val="24"/>
          <w:lang w:val="sr-Cyrl-RS"/>
        </w:rPr>
        <w:t>SolarEdge</w:t>
      </w:r>
      <w:proofErr w:type="spellEnd"/>
      <w:r w:rsidR="00EE2315" w:rsidRPr="00480820">
        <w:rPr>
          <w:rFonts w:eastAsiaTheme="majorEastAsia"/>
          <w:sz w:val="24"/>
          <w:szCs w:val="24"/>
          <w:lang w:val="sr-Cyrl-RS"/>
        </w:rPr>
        <w:t xml:space="preserve"> HD-</w:t>
      </w:r>
      <w:proofErr w:type="spellStart"/>
      <w:r w:rsidR="00EE2315" w:rsidRPr="00480820">
        <w:rPr>
          <w:rFonts w:eastAsiaTheme="majorEastAsia"/>
          <w:sz w:val="24"/>
          <w:szCs w:val="24"/>
          <w:lang w:val="sr-Cyrl-RS"/>
        </w:rPr>
        <w:t>Wave</w:t>
      </w:r>
      <w:proofErr w:type="spellEnd"/>
      <w:r w:rsidR="00EE2315" w:rsidRPr="00480820">
        <w:rPr>
          <w:rFonts w:eastAsiaTheme="majorEastAsia"/>
          <w:sz w:val="24"/>
          <w:szCs w:val="24"/>
          <w:lang w:val="sr-Cyrl-RS"/>
        </w:rPr>
        <w:t xml:space="preserve"> </w:t>
      </w:r>
      <w:proofErr w:type="spellStart"/>
      <w:r w:rsidR="00EE2315" w:rsidRPr="00480820">
        <w:rPr>
          <w:rFonts w:eastAsiaTheme="majorEastAsia"/>
          <w:sz w:val="24"/>
          <w:szCs w:val="24"/>
          <w:lang w:val="sr-Cyrl-RS"/>
        </w:rPr>
        <w:t>Inverters</w:t>
      </w:r>
      <w:proofErr w:type="spellEnd"/>
      <w:r w:rsidR="00EE2315" w:rsidRPr="00480820">
        <w:rPr>
          <w:rFonts w:eastAsiaTheme="majorEastAsia"/>
          <w:sz w:val="24"/>
          <w:szCs w:val="24"/>
          <w:lang w:val="sr-Cyrl-RS"/>
        </w:rPr>
        <w:t>.</w:t>
      </w:r>
    </w:p>
    <w:p w14:paraId="12A4CA42" w14:textId="77777777" w:rsidR="00A12908" w:rsidRPr="00480820" w:rsidRDefault="00A12908" w:rsidP="00A12908">
      <w:pPr>
        <w:rPr>
          <w:rFonts w:eastAsiaTheme="majorEastAsia"/>
          <w:sz w:val="24"/>
          <w:szCs w:val="24"/>
          <w:lang w:val="sr-Cyrl-RS"/>
        </w:rPr>
      </w:pPr>
    </w:p>
    <w:p w14:paraId="604B54DE" w14:textId="038C387B" w:rsidR="003220E0" w:rsidRPr="00480820" w:rsidRDefault="0009594A" w:rsidP="004A45AB">
      <w:pPr>
        <w:pStyle w:val="Heading3"/>
        <w:numPr>
          <w:ilvl w:val="2"/>
          <w:numId w:val="20"/>
        </w:numPr>
        <w:rPr>
          <w:rStyle w:val="Heading3Char"/>
          <w:sz w:val="28"/>
          <w:szCs w:val="28"/>
          <w:lang w:val="sr-Cyrl-RS"/>
        </w:rPr>
      </w:pPr>
      <w:bookmarkStart w:id="400" w:name="_Toc178331692"/>
      <w:r w:rsidRPr="00480820">
        <w:rPr>
          <w:rStyle w:val="Heading3Char"/>
          <w:sz w:val="28"/>
          <w:szCs w:val="28"/>
          <w:lang w:val="sr-Cyrl-RS"/>
        </w:rPr>
        <w:t>Заштита од физичког напада</w:t>
      </w:r>
      <w:bookmarkEnd w:id="400"/>
    </w:p>
    <w:p w14:paraId="06AA9BB4" w14:textId="614C2EF3" w:rsidR="000F741A" w:rsidRPr="00480820" w:rsidRDefault="000F741A" w:rsidP="000F741A">
      <w:pPr>
        <w:rPr>
          <w:rFonts w:eastAsiaTheme="majorEastAsia"/>
          <w:sz w:val="24"/>
          <w:szCs w:val="24"/>
          <w:lang w:val="sr-Cyrl-RS"/>
        </w:rPr>
      </w:pPr>
    </w:p>
    <w:p w14:paraId="42B1FAA4" w14:textId="133CBE87" w:rsidR="000F741A" w:rsidRPr="00480820" w:rsidRDefault="005E6EAF" w:rsidP="00D71749">
      <w:pPr>
        <w:ind w:firstLine="720"/>
        <w:rPr>
          <w:rFonts w:eastAsiaTheme="majorEastAsia"/>
          <w:sz w:val="24"/>
          <w:szCs w:val="24"/>
          <w:lang w:val="sr-Cyrl-RS"/>
        </w:rPr>
      </w:pPr>
      <w:r w:rsidRPr="00480820">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Pr="00480820" w:rsidRDefault="000F741A" w:rsidP="000F741A">
      <w:pPr>
        <w:rPr>
          <w:rFonts w:eastAsiaTheme="majorEastAsia"/>
          <w:sz w:val="24"/>
          <w:szCs w:val="24"/>
          <w:lang w:val="sr-Cyrl-RS"/>
        </w:rPr>
      </w:pPr>
    </w:p>
    <w:p w14:paraId="51828F9B" w14:textId="179DB90E" w:rsidR="00F94907" w:rsidRPr="00480820" w:rsidRDefault="00F94907" w:rsidP="00F94907">
      <w:pPr>
        <w:jc w:val="both"/>
        <w:rPr>
          <w:rFonts w:eastAsiaTheme="majorEastAsia"/>
          <w:sz w:val="24"/>
          <w:szCs w:val="24"/>
          <w:lang w:val="sr-Cyrl-RS"/>
        </w:rPr>
      </w:pPr>
      <w:r w:rsidRPr="00480820">
        <w:rPr>
          <w:rFonts w:eastAsiaTheme="majorEastAsia"/>
          <w:sz w:val="24"/>
          <w:szCs w:val="24"/>
          <w:lang w:val="sr-Cyrl-RS"/>
        </w:rPr>
        <w:tab/>
        <w:t xml:space="preserve">Претварачи морају имати заштите кућишта, сензоре, браве који детектују отварање и аларме који покушају неовлашћеног приступа. Ту је </w:t>
      </w:r>
      <w:proofErr w:type="spellStart"/>
      <w:r w:rsidRPr="00480820">
        <w:rPr>
          <w:rFonts w:eastAsiaTheme="majorEastAsia"/>
          <w:sz w:val="24"/>
          <w:szCs w:val="24"/>
          <w:lang w:val="sr-Cyrl-RS"/>
        </w:rPr>
        <w:t>могћа</w:t>
      </w:r>
      <w:proofErr w:type="spellEnd"/>
      <w:r w:rsidRPr="00480820">
        <w:rPr>
          <w:rFonts w:eastAsiaTheme="majorEastAsia"/>
          <w:sz w:val="24"/>
          <w:szCs w:val="24"/>
          <w:lang w:val="sr-Cyrl-RS"/>
        </w:rPr>
        <w:t xml:space="preserve"> и употреба </w:t>
      </w:r>
      <w:proofErr w:type="spellStart"/>
      <w:r w:rsidRPr="00480820">
        <w:rPr>
          <w:rFonts w:eastAsiaTheme="majorEastAsia"/>
          <w:sz w:val="24"/>
          <w:szCs w:val="24"/>
          <w:lang w:val="sr-Cyrl-RS"/>
        </w:rPr>
        <w:t>тембер-евидент</w:t>
      </w:r>
      <w:proofErr w:type="spellEnd"/>
      <w:r w:rsidRPr="00480820">
        <w:rPr>
          <w:rFonts w:eastAsiaTheme="majorEastAsia"/>
          <w:sz w:val="24"/>
          <w:szCs w:val="24"/>
          <w:lang w:val="sr-Cyrl-RS"/>
        </w:rPr>
        <w:t xml:space="preserve"> технологија која детектује </w:t>
      </w:r>
      <w:proofErr w:type="spellStart"/>
      <w:r w:rsidRPr="00480820">
        <w:rPr>
          <w:rFonts w:eastAsiaTheme="majorEastAsia"/>
          <w:sz w:val="24"/>
          <w:szCs w:val="24"/>
          <w:lang w:val="sr-Cyrl-RS"/>
        </w:rPr>
        <w:t>библо</w:t>
      </w:r>
      <w:proofErr w:type="spellEnd"/>
      <w:r w:rsidRPr="00480820">
        <w:rPr>
          <w:rFonts w:eastAsiaTheme="majorEastAsia"/>
          <w:sz w:val="24"/>
          <w:szCs w:val="24"/>
          <w:lang w:val="sr-Cyrl-RS"/>
        </w:rPr>
        <w:t xml:space="preserve"> какво физичко нарушавање интегритета система.</w:t>
      </w:r>
    </w:p>
    <w:p w14:paraId="18D11CFD" w14:textId="2951D3A7" w:rsidR="00FB369E" w:rsidRPr="00480820" w:rsidRDefault="00FB369E" w:rsidP="00F94907">
      <w:pPr>
        <w:jc w:val="both"/>
        <w:rPr>
          <w:rFonts w:eastAsiaTheme="majorEastAsia"/>
          <w:sz w:val="24"/>
          <w:szCs w:val="24"/>
          <w:lang w:val="sr-Cyrl-RS"/>
        </w:rPr>
      </w:pPr>
    </w:p>
    <w:p w14:paraId="1B3588A1" w14:textId="4FCEBF87" w:rsidR="00FB369E" w:rsidRPr="00480820" w:rsidRDefault="00FB369E" w:rsidP="00FB369E">
      <w:pPr>
        <w:jc w:val="both"/>
        <w:rPr>
          <w:rFonts w:eastAsiaTheme="majorEastAsia"/>
          <w:sz w:val="24"/>
          <w:szCs w:val="24"/>
          <w:lang w:val="sr-Cyrl-RS"/>
        </w:rPr>
      </w:pPr>
      <w:r w:rsidRPr="00480820">
        <w:rPr>
          <w:rFonts w:eastAsiaTheme="majorEastAsia"/>
          <w:sz w:val="24"/>
          <w:szCs w:val="24"/>
          <w:lang w:val="sr-Cyrl-RS"/>
        </w:rPr>
        <w:tab/>
        <w:t xml:space="preserve">Пример: </w:t>
      </w:r>
      <w:proofErr w:type="spellStart"/>
      <w:r w:rsidRPr="00480820">
        <w:rPr>
          <w:rFonts w:eastAsiaTheme="majorEastAsia"/>
          <w:sz w:val="24"/>
          <w:szCs w:val="24"/>
          <w:lang w:val="sr-Cyrl-RS"/>
        </w:rPr>
        <w:t>Huawei</w:t>
      </w:r>
      <w:proofErr w:type="spellEnd"/>
      <w:r w:rsidRPr="00480820">
        <w:rPr>
          <w:rFonts w:eastAsiaTheme="majorEastAsia"/>
          <w:sz w:val="24"/>
          <w:szCs w:val="24"/>
          <w:lang w:val="sr-Cyrl-RS"/>
        </w:rPr>
        <w:t xml:space="preserve"> у својој SUN2000 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480820" w:rsidRDefault="000F741A" w:rsidP="000F741A">
      <w:pPr>
        <w:rPr>
          <w:rFonts w:eastAsiaTheme="majorEastAsia"/>
          <w:sz w:val="24"/>
          <w:szCs w:val="24"/>
          <w:lang w:val="sr-Cyrl-RS"/>
        </w:rPr>
      </w:pPr>
    </w:p>
    <w:p w14:paraId="4503B871" w14:textId="53350F55" w:rsidR="003220E0" w:rsidRPr="00480820" w:rsidRDefault="0021640F" w:rsidP="004A45AB">
      <w:pPr>
        <w:pStyle w:val="Heading3"/>
        <w:numPr>
          <w:ilvl w:val="2"/>
          <w:numId w:val="20"/>
        </w:numPr>
        <w:rPr>
          <w:rStyle w:val="Heading3Char"/>
          <w:sz w:val="28"/>
          <w:szCs w:val="28"/>
          <w:lang w:val="sr-Cyrl-RS"/>
        </w:rPr>
      </w:pPr>
      <w:bookmarkStart w:id="401" w:name="_Toc178331693"/>
      <w:r w:rsidRPr="00480820">
        <w:rPr>
          <w:rStyle w:val="Heading3Char"/>
          <w:sz w:val="28"/>
          <w:szCs w:val="28"/>
          <w:lang w:val="sr-Cyrl-RS"/>
        </w:rPr>
        <w:t>Правила за лозинке</w:t>
      </w:r>
      <w:bookmarkEnd w:id="401"/>
    </w:p>
    <w:p w14:paraId="7952EEDD" w14:textId="7DA29EF9" w:rsidR="0021640F" w:rsidRPr="00480820" w:rsidRDefault="0021640F" w:rsidP="0021640F">
      <w:pPr>
        <w:rPr>
          <w:rFonts w:eastAsiaTheme="majorEastAsia"/>
          <w:sz w:val="24"/>
          <w:szCs w:val="24"/>
          <w:lang w:val="sr-Cyrl-RS"/>
        </w:rPr>
      </w:pPr>
    </w:p>
    <w:p w14:paraId="62B9BF0D" w14:textId="6CC11214" w:rsidR="0021640F" w:rsidRPr="00480820" w:rsidRDefault="000B36DA" w:rsidP="000A71EC">
      <w:pPr>
        <w:ind w:firstLine="720"/>
        <w:jc w:val="both"/>
        <w:rPr>
          <w:rFonts w:eastAsiaTheme="majorEastAsia"/>
          <w:sz w:val="24"/>
          <w:szCs w:val="24"/>
          <w:lang w:val="sr-Cyrl-RS"/>
        </w:rPr>
      </w:pPr>
      <w:r w:rsidRPr="00480820">
        <w:rPr>
          <w:rFonts w:eastAsiaTheme="majorEastAsia"/>
          <w:sz w:val="24"/>
          <w:szCs w:val="24"/>
          <w:lang w:val="sr-Cyrl-RS"/>
        </w:rPr>
        <w:t xml:space="preserve">Лозинке су најосновнија али и најважнија мера одбране. </w:t>
      </w:r>
      <w:r w:rsidR="00DC6C24" w:rsidRPr="00480820">
        <w:rPr>
          <w:rFonts w:eastAsiaTheme="majorEastAsia"/>
          <w:sz w:val="24"/>
          <w:szCs w:val="24"/>
          <w:lang w:val="sr-Cyrl-RS"/>
        </w:rPr>
        <w:t xml:space="preserve">Правилна процедура управљања лозинкама може знатно смањити ризик од </w:t>
      </w:r>
      <w:proofErr w:type="spellStart"/>
      <w:r w:rsidR="00DC6C24" w:rsidRPr="00480820">
        <w:rPr>
          <w:rFonts w:eastAsiaTheme="majorEastAsia"/>
          <w:sz w:val="24"/>
          <w:szCs w:val="24"/>
          <w:lang w:val="sr-Cyrl-RS"/>
        </w:rPr>
        <w:t>неовшћеног</w:t>
      </w:r>
      <w:proofErr w:type="spellEnd"/>
      <w:r w:rsidR="00DC6C24" w:rsidRPr="00480820">
        <w:rPr>
          <w:rFonts w:eastAsiaTheme="majorEastAsia"/>
          <w:sz w:val="24"/>
          <w:szCs w:val="24"/>
          <w:lang w:val="sr-Cyrl-RS"/>
        </w:rPr>
        <w:t xml:space="preserve"> приступа.</w:t>
      </w:r>
    </w:p>
    <w:p w14:paraId="45DF7144" w14:textId="28091C0A" w:rsidR="00A46975" w:rsidRPr="00480820" w:rsidRDefault="00A46975" w:rsidP="000A71EC">
      <w:pPr>
        <w:ind w:firstLine="720"/>
        <w:jc w:val="both"/>
        <w:rPr>
          <w:rFonts w:eastAsiaTheme="majorEastAsia"/>
          <w:sz w:val="24"/>
          <w:szCs w:val="24"/>
          <w:lang w:val="sr-Cyrl-RS"/>
        </w:rPr>
      </w:pPr>
    </w:p>
    <w:p w14:paraId="7E113790" w14:textId="77777777" w:rsidR="00C51D30" w:rsidRPr="00480820" w:rsidRDefault="00A46975" w:rsidP="000A71EC">
      <w:pPr>
        <w:ind w:firstLine="720"/>
        <w:jc w:val="both"/>
        <w:rPr>
          <w:rFonts w:eastAsiaTheme="majorEastAsia"/>
          <w:sz w:val="24"/>
          <w:szCs w:val="24"/>
          <w:lang w:val="sr-Cyrl-RS"/>
        </w:rPr>
      </w:pPr>
      <w:r w:rsidRPr="00480820">
        <w:rPr>
          <w:rFonts w:eastAsiaTheme="majorEastAsia"/>
          <w:sz w:val="24"/>
          <w:szCs w:val="24"/>
          <w:lang w:val="sr-Cyrl-RS"/>
        </w:rPr>
        <w:t xml:space="preserve">Инвертери могу захтевати комплексне лозинке које су дуге и садрже комбинацију </w:t>
      </w:r>
      <w:proofErr w:type="spellStart"/>
      <w:r w:rsidRPr="00480820">
        <w:rPr>
          <w:rFonts w:eastAsiaTheme="majorEastAsia"/>
          <w:sz w:val="24"/>
          <w:szCs w:val="24"/>
          <w:lang w:val="sr-Cyrl-RS"/>
        </w:rPr>
        <w:t>слоба</w:t>
      </w:r>
      <w:proofErr w:type="spellEnd"/>
      <w:r w:rsidRPr="00480820">
        <w:rPr>
          <w:rFonts w:eastAsiaTheme="majorEastAsia"/>
          <w:sz w:val="24"/>
          <w:szCs w:val="24"/>
          <w:lang w:val="sr-Cyrl-RS"/>
        </w:rPr>
        <w:t xml:space="preserve"> бројева и специјалних знакова.</w:t>
      </w:r>
      <w:r w:rsidR="002C5AFE" w:rsidRPr="00480820">
        <w:rPr>
          <w:rFonts w:eastAsiaTheme="majorEastAsia"/>
          <w:sz w:val="24"/>
          <w:szCs w:val="24"/>
          <w:lang w:val="sr-Cyrl-RS"/>
        </w:rPr>
        <w:t xml:space="preserve"> Такође </w:t>
      </w:r>
      <w:proofErr w:type="spellStart"/>
      <w:r w:rsidR="002C5AFE" w:rsidRPr="00480820">
        <w:rPr>
          <w:rFonts w:eastAsiaTheme="majorEastAsia"/>
          <w:sz w:val="24"/>
          <w:szCs w:val="24"/>
          <w:lang w:val="sr-Cyrl-RS"/>
        </w:rPr>
        <w:t>урећаји</w:t>
      </w:r>
      <w:proofErr w:type="spellEnd"/>
      <w:r w:rsidR="002C5AFE" w:rsidRPr="00480820">
        <w:rPr>
          <w:rFonts w:eastAsiaTheme="majorEastAsia"/>
          <w:sz w:val="24"/>
          <w:szCs w:val="24"/>
          <w:lang w:val="sr-Cyrl-RS"/>
        </w:rPr>
        <w:t xml:space="preserve"> могу бити конфигурисани да редовно захтевају мењање лозинке и се </w:t>
      </w:r>
      <w:proofErr w:type="spellStart"/>
      <w:r w:rsidR="002C5AFE" w:rsidRPr="00480820">
        <w:rPr>
          <w:rFonts w:eastAsiaTheme="majorEastAsia"/>
          <w:sz w:val="24"/>
          <w:szCs w:val="24"/>
          <w:lang w:val="sr-Cyrl-RS"/>
        </w:rPr>
        <w:t>заључавају</w:t>
      </w:r>
      <w:proofErr w:type="spellEnd"/>
      <w:r w:rsidR="002C5AFE" w:rsidRPr="00480820">
        <w:rPr>
          <w:rFonts w:eastAsiaTheme="majorEastAsia"/>
          <w:sz w:val="24"/>
          <w:szCs w:val="24"/>
          <w:lang w:val="sr-Cyrl-RS"/>
        </w:rPr>
        <w:t xml:space="preserve"> у потпуности након неколико погрешних лозинки.</w:t>
      </w:r>
    </w:p>
    <w:p w14:paraId="54543ADA" w14:textId="77777777" w:rsidR="00C51D30" w:rsidRPr="00480820" w:rsidRDefault="00C51D30" w:rsidP="000A71EC">
      <w:pPr>
        <w:ind w:firstLine="720"/>
        <w:jc w:val="both"/>
        <w:rPr>
          <w:rFonts w:eastAsiaTheme="majorEastAsia"/>
          <w:sz w:val="24"/>
          <w:szCs w:val="24"/>
          <w:lang w:val="sr-Cyrl-RS"/>
        </w:rPr>
      </w:pPr>
    </w:p>
    <w:p w14:paraId="1879E7D0" w14:textId="77777777" w:rsidR="0061224F" w:rsidRPr="00480820" w:rsidRDefault="0061224F" w:rsidP="000A71EC">
      <w:pPr>
        <w:ind w:firstLine="720"/>
        <w:jc w:val="both"/>
        <w:rPr>
          <w:rFonts w:eastAsiaTheme="majorEastAsia"/>
          <w:sz w:val="24"/>
          <w:szCs w:val="24"/>
          <w:lang w:val="sr-Cyrl-RS"/>
        </w:rPr>
      </w:pPr>
    </w:p>
    <w:p w14:paraId="2C59868B" w14:textId="689F2330" w:rsidR="0021640F" w:rsidRPr="00480820" w:rsidRDefault="00C51D30" w:rsidP="00504038">
      <w:pPr>
        <w:ind w:firstLine="720"/>
        <w:jc w:val="both"/>
        <w:rPr>
          <w:sz w:val="24"/>
          <w:szCs w:val="24"/>
          <w:lang w:val="sr-Cyrl-RS"/>
        </w:rPr>
      </w:pPr>
      <w:r w:rsidRPr="00480820">
        <w:rPr>
          <w:rFonts w:eastAsiaTheme="majorEastAsia"/>
          <w:sz w:val="24"/>
          <w:szCs w:val="24"/>
          <w:lang w:val="sr-Cyrl-RS"/>
        </w:rPr>
        <w:lastRenderedPageBreak/>
        <w:t xml:space="preserve">Пример: АББ инвертери, као што је </w:t>
      </w:r>
      <w:r w:rsidRPr="00480820">
        <w:rPr>
          <w:sz w:val="24"/>
          <w:szCs w:val="24"/>
          <w:lang w:val="sr-Cyrl-RS"/>
        </w:rPr>
        <w:t>UNO-DM-PLUS серија омогућавају имплементацију сложених правила за лозинке</w:t>
      </w:r>
      <w:r w:rsidR="00CC5AA2" w:rsidRPr="00480820">
        <w:rPr>
          <w:sz w:val="24"/>
          <w:szCs w:val="24"/>
          <w:lang w:val="sr-Cyrl-RS"/>
        </w:rPr>
        <w:t xml:space="preserve">, све </w:t>
      </w:r>
      <w:proofErr w:type="spellStart"/>
      <w:r w:rsidR="00CC5AA2" w:rsidRPr="00480820">
        <w:rPr>
          <w:sz w:val="24"/>
          <w:szCs w:val="24"/>
          <w:lang w:val="sr-Cyrl-RS"/>
        </w:rPr>
        <w:t>преткодно</w:t>
      </w:r>
      <w:proofErr w:type="spellEnd"/>
      <w:r w:rsidR="00CC5AA2" w:rsidRPr="00480820">
        <w:rPr>
          <w:sz w:val="24"/>
          <w:szCs w:val="24"/>
          <w:lang w:val="sr-Cyrl-RS"/>
        </w:rPr>
        <w:t xml:space="preserve"> наведено</w:t>
      </w:r>
      <w:r w:rsidRPr="00480820">
        <w:rPr>
          <w:sz w:val="24"/>
          <w:szCs w:val="24"/>
          <w:lang w:val="sr-Cyrl-RS"/>
        </w:rPr>
        <w:t>.</w:t>
      </w:r>
    </w:p>
    <w:p w14:paraId="0EFD606D" w14:textId="77777777" w:rsidR="0061224F" w:rsidRPr="00480820" w:rsidRDefault="0061224F" w:rsidP="00504038">
      <w:pPr>
        <w:ind w:firstLine="720"/>
        <w:jc w:val="both"/>
        <w:rPr>
          <w:rFonts w:eastAsiaTheme="majorEastAsia"/>
          <w:sz w:val="24"/>
          <w:szCs w:val="24"/>
          <w:lang w:val="sr-Cyrl-RS"/>
        </w:rPr>
      </w:pPr>
    </w:p>
    <w:p w14:paraId="3AC7A131" w14:textId="6BE1B86E" w:rsidR="003220E0" w:rsidRPr="00480820" w:rsidRDefault="00504038" w:rsidP="004A45AB">
      <w:pPr>
        <w:pStyle w:val="Heading3"/>
        <w:numPr>
          <w:ilvl w:val="2"/>
          <w:numId w:val="20"/>
        </w:numPr>
        <w:rPr>
          <w:rStyle w:val="Heading3Char"/>
          <w:sz w:val="28"/>
          <w:szCs w:val="28"/>
          <w:lang w:val="sr-Cyrl-RS"/>
        </w:rPr>
      </w:pPr>
      <w:bookmarkStart w:id="402" w:name="_Toc178331694"/>
      <w:r w:rsidRPr="00480820">
        <w:rPr>
          <w:rStyle w:val="Heading3Char"/>
          <w:sz w:val="28"/>
          <w:szCs w:val="28"/>
          <w:lang w:val="sr-Cyrl-RS"/>
        </w:rPr>
        <w:t xml:space="preserve">Даљинско ажурирање </w:t>
      </w:r>
      <w:proofErr w:type="spellStart"/>
      <w:r w:rsidRPr="00480820">
        <w:rPr>
          <w:rStyle w:val="Heading3Char"/>
          <w:sz w:val="28"/>
          <w:szCs w:val="28"/>
          <w:lang w:val="sr-Cyrl-RS"/>
        </w:rPr>
        <w:t>фирмвера</w:t>
      </w:r>
      <w:proofErr w:type="spellEnd"/>
      <w:r w:rsidRPr="00480820">
        <w:rPr>
          <w:rStyle w:val="Heading3Char"/>
          <w:sz w:val="28"/>
          <w:szCs w:val="28"/>
          <w:lang w:val="sr-Cyrl-RS"/>
        </w:rPr>
        <w:t xml:space="preserve"> (</w:t>
      </w:r>
      <w:r w:rsidRPr="00480820">
        <w:rPr>
          <w:rFonts w:cs="Times New Roman"/>
          <w:bCs/>
          <w:sz w:val="28"/>
          <w:szCs w:val="28"/>
          <w:lang w:val="sr-Cyrl-RS"/>
        </w:rPr>
        <w:t xml:space="preserve">Firmware </w:t>
      </w:r>
      <w:proofErr w:type="spellStart"/>
      <w:r w:rsidRPr="00480820">
        <w:rPr>
          <w:rFonts w:cs="Times New Roman"/>
          <w:bCs/>
          <w:sz w:val="28"/>
          <w:szCs w:val="28"/>
          <w:lang w:val="sr-Cyrl-RS"/>
        </w:rPr>
        <w:t>over-the-air</w:t>
      </w:r>
      <w:proofErr w:type="spellEnd"/>
      <w:r w:rsidRPr="00480820">
        <w:rPr>
          <w:rStyle w:val="Heading3Char"/>
          <w:sz w:val="28"/>
          <w:szCs w:val="28"/>
          <w:lang w:val="sr-Cyrl-RS"/>
        </w:rPr>
        <w:t>)</w:t>
      </w:r>
      <w:bookmarkEnd w:id="402"/>
    </w:p>
    <w:p w14:paraId="2D2388ED" w14:textId="4748C50A" w:rsidR="00504038" w:rsidRPr="00480820" w:rsidRDefault="00504038" w:rsidP="00504038">
      <w:pPr>
        <w:rPr>
          <w:rFonts w:eastAsiaTheme="majorEastAsia"/>
          <w:lang w:val="sr-Cyrl-RS"/>
        </w:rPr>
      </w:pPr>
    </w:p>
    <w:p w14:paraId="4DBBDB69" w14:textId="7BF6FCFB" w:rsidR="00504038" w:rsidRPr="00480820" w:rsidRDefault="00D905CA" w:rsidP="00D905CA">
      <w:pPr>
        <w:ind w:firstLine="720"/>
        <w:jc w:val="both"/>
        <w:rPr>
          <w:rFonts w:eastAsiaTheme="majorEastAsia"/>
          <w:sz w:val="24"/>
          <w:szCs w:val="24"/>
          <w:lang w:val="sr-Cyrl-RS"/>
        </w:rPr>
      </w:pPr>
      <w:r w:rsidRPr="00480820">
        <w:rPr>
          <w:rFonts w:eastAsiaTheme="majorEastAsia"/>
          <w:sz w:val="24"/>
          <w:szCs w:val="24"/>
          <w:lang w:val="sr-Cyrl-RS"/>
        </w:rPr>
        <w:t xml:space="preserve">Ова технологија омогућава ажурирање </w:t>
      </w:r>
      <w:proofErr w:type="spellStart"/>
      <w:r w:rsidRPr="00480820">
        <w:rPr>
          <w:rFonts w:eastAsiaTheme="majorEastAsia"/>
          <w:sz w:val="24"/>
          <w:szCs w:val="24"/>
          <w:lang w:val="sr-Cyrl-RS"/>
        </w:rPr>
        <w:t>фирмвера</w:t>
      </w:r>
      <w:proofErr w:type="spellEnd"/>
      <w:r w:rsidRPr="00480820">
        <w:rPr>
          <w:rFonts w:eastAsiaTheme="majorEastAsia"/>
          <w:sz w:val="24"/>
          <w:szCs w:val="24"/>
          <w:lang w:val="sr-Cyrl-RS"/>
        </w:rPr>
        <w:t xml:space="preserve"> без потребе за физичким приступом уређају.</w:t>
      </w:r>
    </w:p>
    <w:p w14:paraId="4D541A53" w14:textId="16E074C3" w:rsidR="00951FDC" w:rsidRPr="00480820" w:rsidRDefault="00951FDC" w:rsidP="00D905CA">
      <w:pPr>
        <w:ind w:firstLine="720"/>
        <w:jc w:val="both"/>
        <w:rPr>
          <w:rFonts w:eastAsiaTheme="majorEastAsia"/>
          <w:sz w:val="24"/>
          <w:szCs w:val="24"/>
          <w:lang w:val="sr-Cyrl-RS"/>
        </w:rPr>
      </w:pPr>
    </w:p>
    <w:p w14:paraId="1F623D90" w14:textId="0906F0C1" w:rsidR="00951FDC" w:rsidRPr="00480820" w:rsidRDefault="00951FDC" w:rsidP="00D905CA">
      <w:pPr>
        <w:ind w:firstLine="720"/>
        <w:jc w:val="both"/>
        <w:rPr>
          <w:rFonts w:eastAsiaTheme="majorEastAsia"/>
          <w:sz w:val="24"/>
          <w:szCs w:val="24"/>
          <w:lang w:val="sr-Cyrl-RS"/>
        </w:rPr>
      </w:pPr>
      <w:r w:rsidRPr="00480820">
        <w:rPr>
          <w:rFonts w:eastAsiaTheme="majorEastAsia"/>
          <w:sz w:val="24"/>
          <w:szCs w:val="24"/>
          <w:lang w:val="sr-Cyrl-RS"/>
        </w:rPr>
        <w:t xml:space="preserve">Ажурирања се шаљу </w:t>
      </w:r>
      <w:proofErr w:type="spellStart"/>
      <w:r w:rsidRPr="00480820">
        <w:rPr>
          <w:rFonts w:eastAsiaTheme="majorEastAsia"/>
          <w:sz w:val="24"/>
          <w:szCs w:val="24"/>
          <w:lang w:val="sr-Cyrl-RS"/>
        </w:rPr>
        <w:t>енкриптована</w:t>
      </w:r>
      <w:proofErr w:type="spellEnd"/>
      <w:r w:rsidRPr="00480820">
        <w:rPr>
          <w:rFonts w:eastAsiaTheme="majorEastAsia"/>
          <w:sz w:val="24"/>
          <w:szCs w:val="24"/>
          <w:lang w:val="sr-Cyrl-RS"/>
        </w:rPr>
        <w:t xml:space="preserve"> преко мреже и примењују на уређају, процес ажурирања је вишеструко осигуран како би се спречило покретање </w:t>
      </w:r>
      <w:proofErr w:type="spellStart"/>
      <w:r w:rsidRPr="00480820">
        <w:rPr>
          <w:rFonts w:eastAsiaTheme="majorEastAsia"/>
          <w:sz w:val="24"/>
          <w:szCs w:val="24"/>
          <w:lang w:val="sr-Cyrl-RS"/>
        </w:rPr>
        <w:t>невалидног</w:t>
      </w:r>
      <w:proofErr w:type="spellEnd"/>
      <w:r w:rsidRPr="00480820">
        <w:rPr>
          <w:rFonts w:eastAsiaTheme="majorEastAsia"/>
          <w:sz w:val="24"/>
          <w:szCs w:val="24"/>
          <w:lang w:val="sr-Cyrl-RS"/>
        </w:rPr>
        <w:t xml:space="preserve"> кода.</w:t>
      </w:r>
    </w:p>
    <w:p w14:paraId="5278D6DB" w14:textId="3BEC2033" w:rsidR="00504038" w:rsidRPr="00480820" w:rsidRDefault="00951FDC" w:rsidP="00504038">
      <w:pPr>
        <w:jc w:val="both"/>
        <w:rPr>
          <w:rFonts w:eastAsiaTheme="majorEastAsia"/>
          <w:sz w:val="24"/>
          <w:szCs w:val="24"/>
          <w:lang w:val="sr-Cyrl-RS"/>
        </w:rPr>
      </w:pPr>
      <w:r w:rsidRPr="00480820">
        <w:rPr>
          <w:rFonts w:eastAsiaTheme="majorEastAsia"/>
          <w:sz w:val="24"/>
          <w:szCs w:val="24"/>
          <w:lang w:val="sr-Cyrl-RS"/>
        </w:rPr>
        <w:tab/>
      </w:r>
    </w:p>
    <w:p w14:paraId="619E2C3B" w14:textId="3F417ED6" w:rsidR="00D43EEC" w:rsidRPr="00480820" w:rsidRDefault="00473BD1" w:rsidP="00D43EEC">
      <w:pPr>
        <w:jc w:val="both"/>
        <w:rPr>
          <w:rFonts w:eastAsiaTheme="majorEastAsia"/>
          <w:sz w:val="24"/>
          <w:szCs w:val="24"/>
          <w:lang w:val="sr-Cyrl-RS"/>
        </w:rPr>
      </w:pPr>
      <w:r w:rsidRPr="00480820">
        <w:rPr>
          <w:rFonts w:eastAsiaTheme="majorEastAsia"/>
          <w:sz w:val="24"/>
          <w:szCs w:val="24"/>
          <w:lang w:val="sr-Cyrl-RS"/>
        </w:rPr>
        <w:tab/>
        <w:t>Пример:</w:t>
      </w:r>
      <w:r w:rsidR="00D43EEC" w:rsidRPr="00480820">
        <w:rPr>
          <w:rFonts w:eastAsiaTheme="majorEastAsia"/>
          <w:sz w:val="24"/>
          <w:szCs w:val="24"/>
          <w:lang w:val="sr-Cyrl-RS"/>
        </w:rPr>
        <w:t xml:space="preserve"> </w:t>
      </w:r>
      <w:proofErr w:type="spellStart"/>
      <w:r w:rsidR="00D43EEC" w:rsidRPr="00480820">
        <w:rPr>
          <w:rFonts w:eastAsiaTheme="majorEastAsia"/>
          <w:sz w:val="24"/>
          <w:szCs w:val="24"/>
          <w:lang w:val="sr-Cyrl-RS"/>
        </w:rPr>
        <w:t>Enphase</w:t>
      </w:r>
      <w:proofErr w:type="spellEnd"/>
      <w:r w:rsidR="00D43EEC" w:rsidRPr="00480820">
        <w:rPr>
          <w:rFonts w:eastAsiaTheme="majorEastAsia"/>
          <w:sz w:val="24"/>
          <w:szCs w:val="24"/>
          <w:lang w:val="sr-Cyrl-RS"/>
        </w:rPr>
        <w:t xml:space="preserve"> у својој IQ </w:t>
      </w:r>
      <w:proofErr w:type="spellStart"/>
      <w:r w:rsidR="00D43EEC" w:rsidRPr="00480820">
        <w:rPr>
          <w:rFonts w:eastAsiaTheme="majorEastAsia"/>
          <w:sz w:val="24"/>
          <w:szCs w:val="24"/>
          <w:lang w:val="sr-Cyrl-RS"/>
        </w:rPr>
        <w:t>Series</w:t>
      </w:r>
      <w:proofErr w:type="spellEnd"/>
      <w:r w:rsidR="00D43EEC" w:rsidRPr="00480820">
        <w:rPr>
          <w:rFonts w:eastAsiaTheme="majorEastAsia"/>
          <w:sz w:val="24"/>
          <w:szCs w:val="24"/>
          <w:lang w:val="sr-Cyrl-RS"/>
        </w:rPr>
        <w:t xml:space="preserve"> </w:t>
      </w:r>
      <w:proofErr w:type="spellStart"/>
      <w:r w:rsidR="00F206CD" w:rsidRPr="00480820">
        <w:rPr>
          <w:rFonts w:eastAsiaTheme="majorEastAsia"/>
          <w:sz w:val="24"/>
          <w:szCs w:val="24"/>
          <w:lang w:val="sr-Cyrl-RS"/>
        </w:rPr>
        <w:t>мико</w:t>
      </w:r>
      <w:r w:rsidR="00D43EEC" w:rsidRPr="00480820">
        <w:rPr>
          <w:rFonts w:eastAsiaTheme="majorEastAsia"/>
          <w:sz w:val="24"/>
          <w:szCs w:val="24"/>
          <w:lang w:val="sr-Cyrl-RS"/>
        </w:rPr>
        <w:t>инвертерима</w:t>
      </w:r>
      <w:proofErr w:type="spellEnd"/>
      <w:r w:rsidR="00F206CD" w:rsidRPr="00480820">
        <w:rPr>
          <w:rFonts w:eastAsiaTheme="majorEastAsia"/>
          <w:sz w:val="24"/>
          <w:szCs w:val="24"/>
          <w:lang w:val="sr-Cyrl-RS"/>
        </w:rPr>
        <w:t xml:space="preserve"> користи ФОТА (</w:t>
      </w:r>
      <w:r w:rsidR="00F206CD" w:rsidRPr="00480820">
        <w:rPr>
          <w:bCs/>
          <w:sz w:val="24"/>
          <w:szCs w:val="24"/>
          <w:lang w:val="sr-Cyrl-RS"/>
        </w:rPr>
        <w:t xml:space="preserve">Firmware </w:t>
      </w:r>
      <w:proofErr w:type="spellStart"/>
      <w:r w:rsidR="00F206CD" w:rsidRPr="00480820">
        <w:rPr>
          <w:bCs/>
          <w:sz w:val="24"/>
          <w:szCs w:val="24"/>
          <w:lang w:val="sr-Cyrl-RS"/>
        </w:rPr>
        <w:t>over-the-air</w:t>
      </w:r>
      <w:proofErr w:type="spellEnd"/>
      <w:r w:rsidR="00F206CD" w:rsidRPr="00480820">
        <w:rPr>
          <w:rFonts w:eastAsiaTheme="majorEastAsia"/>
          <w:sz w:val="24"/>
          <w:szCs w:val="24"/>
          <w:lang w:val="sr-Cyrl-RS"/>
        </w:rPr>
        <w:t>) технологију</w:t>
      </w:r>
      <w:r w:rsidR="00EF767A" w:rsidRPr="00480820">
        <w:rPr>
          <w:rFonts w:eastAsiaTheme="majorEastAsia"/>
          <w:sz w:val="24"/>
          <w:szCs w:val="24"/>
          <w:lang w:val="sr-Cyrl-RS"/>
        </w:rPr>
        <w:t xml:space="preserve"> сигурног, даљинског ажурирања </w:t>
      </w:r>
      <w:proofErr w:type="spellStart"/>
      <w:r w:rsidR="00EF767A" w:rsidRPr="00480820">
        <w:rPr>
          <w:rFonts w:eastAsiaTheme="majorEastAsia"/>
          <w:sz w:val="24"/>
          <w:szCs w:val="24"/>
          <w:lang w:val="sr-Cyrl-RS"/>
        </w:rPr>
        <w:t>фирмвера</w:t>
      </w:r>
      <w:proofErr w:type="spellEnd"/>
      <w:r w:rsidR="005655A7" w:rsidRPr="00480820">
        <w:rPr>
          <w:rFonts w:eastAsiaTheme="majorEastAsia"/>
          <w:sz w:val="24"/>
          <w:szCs w:val="24"/>
          <w:lang w:val="sr-Cyrl-RS"/>
        </w:rPr>
        <w:t xml:space="preserve">, што олакшава одржавање и побољшава </w:t>
      </w:r>
      <w:proofErr w:type="spellStart"/>
      <w:r w:rsidR="005655A7" w:rsidRPr="00480820">
        <w:rPr>
          <w:rFonts w:eastAsiaTheme="majorEastAsia"/>
          <w:sz w:val="24"/>
          <w:szCs w:val="24"/>
          <w:lang w:val="sr-Cyrl-RS"/>
        </w:rPr>
        <w:t>сигнурност</w:t>
      </w:r>
      <w:proofErr w:type="spellEnd"/>
      <w:r w:rsidR="005655A7" w:rsidRPr="00480820">
        <w:rPr>
          <w:rFonts w:eastAsiaTheme="majorEastAsia"/>
          <w:sz w:val="24"/>
          <w:szCs w:val="24"/>
          <w:lang w:val="sr-Cyrl-RS"/>
        </w:rPr>
        <w:t>.</w:t>
      </w:r>
    </w:p>
    <w:p w14:paraId="61347711" w14:textId="71B402DF" w:rsidR="00504038" w:rsidRPr="00480820" w:rsidRDefault="00504038" w:rsidP="00504038">
      <w:pPr>
        <w:rPr>
          <w:rFonts w:eastAsiaTheme="majorEastAsia"/>
          <w:lang w:val="sr-Cyrl-RS"/>
        </w:rPr>
      </w:pPr>
    </w:p>
    <w:p w14:paraId="177F9BFC" w14:textId="49D4FF23" w:rsidR="003220E0" w:rsidRPr="00480820" w:rsidRDefault="00C0173B" w:rsidP="004A45AB">
      <w:pPr>
        <w:pStyle w:val="Heading3"/>
        <w:numPr>
          <w:ilvl w:val="2"/>
          <w:numId w:val="20"/>
        </w:numPr>
        <w:rPr>
          <w:rStyle w:val="Heading3Char"/>
          <w:sz w:val="28"/>
          <w:szCs w:val="28"/>
          <w:lang w:val="sr-Cyrl-RS"/>
        </w:rPr>
      </w:pPr>
      <w:bookmarkStart w:id="403" w:name="_Toc178331695"/>
      <w:r w:rsidRPr="00480820">
        <w:rPr>
          <w:rStyle w:val="Heading3Char"/>
          <w:sz w:val="28"/>
          <w:szCs w:val="28"/>
          <w:lang w:val="sr-Cyrl-RS"/>
        </w:rPr>
        <w:t>Мониторинг и логовање</w:t>
      </w:r>
      <w:bookmarkEnd w:id="403"/>
    </w:p>
    <w:p w14:paraId="7BEEF9F5" w14:textId="19F813C8" w:rsidR="00DD0171" w:rsidRPr="00480820" w:rsidRDefault="00DD0171" w:rsidP="00DD0171">
      <w:pPr>
        <w:rPr>
          <w:sz w:val="24"/>
          <w:szCs w:val="24"/>
          <w:lang w:val="sr-Cyrl-RS"/>
        </w:rPr>
      </w:pPr>
    </w:p>
    <w:p w14:paraId="5D1BA929" w14:textId="7BC98A7B" w:rsidR="00DD0171" w:rsidRPr="00480820" w:rsidRDefault="00C916C7" w:rsidP="005C7EBE">
      <w:pPr>
        <w:ind w:firstLine="720"/>
        <w:jc w:val="both"/>
        <w:rPr>
          <w:sz w:val="24"/>
          <w:szCs w:val="24"/>
          <w:lang w:val="sr-Cyrl-RS"/>
        </w:rPr>
      </w:pPr>
      <w:r w:rsidRPr="00480820">
        <w:rPr>
          <w:sz w:val="24"/>
          <w:szCs w:val="24"/>
          <w:lang w:val="sr-Cyrl-RS"/>
        </w:rPr>
        <w:t xml:space="preserve">Праћење активности уређаја и логовање помаже детекцији и анализи потенцијалних </w:t>
      </w:r>
      <w:proofErr w:type="spellStart"/>
      <w:r w:rsidRPr="00480820">
        <w:rPr>
          <w:sz w:val="24"/>
          <w:szCs w:val="24"/>
          <w:lang w:val="sr-Cyrl-RS"/>
        </w:rPr>
        <w:t>сигурностних</w:t>
      </w:r>
      <w:proofErr w:type="spellEnd"/>
      <w:r w:rsidRPr="00480820">
        <w:rPr>
          <w:sz w:val="24"/>
          <w:szCs w:val="24"/>
          <w:lang w:val="sr-Cyrl-RS"/>
        </w:rPr>
        <w:t xml:space="preserve"> инцидената.</w:t>
      </w:r>
    </w:p>
    <w:p w14:paraId="7DD27D40" w14:textId="0F1C0819" w:rsidR="00D33507" w:rsidRPr="00480820" w:rsidRDefault="00D33507" w:rsidP="005C7EBE">
      <w:pPr>
        <w:ind w:firstLine="720"/>
        <w:jc w:val="both"/>
        <w:rPr>
          <w:sz w:val="24"/>
          <w:szCs w:val="24"/>
          <w:lang w:val="sr-Cyrl-RS"/>
        </w:rPr>
      </w:pPr>
    </w:p>
    <w:p w14:paraId="55A5DEF1" w14:textId="77777777" w:rsidR="00A75F86" w:rsidRPr="00480820" w:rsidRDefault="00D33507" w:rsidP="005C7EBE">
      <w:pPr>
        <w:ind w:firstLine="720"/>
        <w:jc w:val="both"/>
        <w:rPr>
          <w:sz w:val="24"/>
          <w:szCs w:val="24"/>
          <w:lang w:val="sr-Cyrl-RS"/>
        </w:rPr>
      </w:pPr>
      <w:r w:rsidRPr="00480820">
        <w:rPr>
          <w:sz w:val="24"/>
          <w:szCs w:val="24"/>
          <w:lang w:val="sr-Cyrl-RS"/>
        </w:rPr>
        <w:t>Уређаји могу имати уграђене функције за логовање, бележење активности и критичних активности</w:t>
      </w:r>
      <w:r w:rsidR="002928C8" w:rsidRPr="00480820">
        <w:rPr>
          <w:sz w:val="24"/>
          <w:szCs w:val="24"/>
          <w:lang w:val="sr-Cyrl-RS"/>
        </w:rPr>
        <w:t xml:space="preserve"> као што су покушаји логовања, неовлашћеног приступа</w:t>
      </w:r>
      <w:r w:rsidRPr="00480820">
        <w:rPr>
          <w:sz w:val="24"/>
          <w:szCs w:val="24"/>
          <w:lang w:val="sr-Cyrl-RS"/>
        </w:rPr>
        <w:t xml:space="preserve"> у реалном времену</w:t>
      </w:r>
      <w:r w:rsidR="00A75F86" w:rsidRPr="00480820">
        <w:rPr>
          <w:sz w:val="24"/>
          <w:szCs w:val="24"/>
          <w:lang w:val="sr-Cyrl-RS"/>
        </w:rPr>
        <w:t>.</w:t>
      </w:r>
    </w:p>
    <w:p w14:paraId="1879E271" w14:textId="77777777" w:rsidR="00A75F86" w:rsidRPr="00480820" w:rsidRDefault="00A75F86" w:rsidP="005C7EBE">
      <w:pPr>
        <w:ind w:firstLine="720"/>
        <w:jc w:val="both"/>
        <w:rPr>
          <w:sz w:val="24"/>
          <w:szCs w:val="24"/>
          <w:lang w:val="sr-Cyrl-RS"/>
        </w:rPr>
      </w:pPr>
    </w:p>
    <w:p w14:paraId="58E458AB" w14:textId="6FE63978" w:rsidR="00AC1DC4" w:rsidRPr="00480820" w:rsidRDefault="00A75F86" w:rsidP="00AC1DC4">
      <w:pPr>
        <w:ind w:firstLine="720"/>
        <w:jc w:val="both"/>
        <w:rPr>
          <w:sz w:val="24"/>
          <w:szCs w:val="24"/>
          <w:lang w:val="sr-Cyrl-RS"/>
        </w:rPr>
      </w:pPr>
      <w:r w:rsidRPr="00480820">
        <w:rPr>
          <w:sz w:val="24"/>
          <w:szCs w:val="24"/>
          <w:lang w:val="sr-Cyrl-RS"/>
        </w:rPr>
        <w:t>Пример:</w:t>
      </w:r>
      <w:r w:rsidR="00AC1DC4" w:rsidRPr="00480820">
        <w:rPr>
          <w:lang w:val="sr-Cyrl-RS"/>
        </w:rPr>
        <w:t xml:space="preserve"> </w:t>
      </w:r>
      <w:proofErr w:type="spellStart"/>
      <w:r w:rsidR="00AC1DC4" w:rsidRPr="00480820">
        <w:rPr>
          <w:sz w:val="24"/>
          <w:szCs w:val="24"/>
          <w:lang w:val="sr-Cyrl-RS"/>
        </w:rPr>
        <w:t>Schneider</w:t>
      </w:r>
      <w:proofErr w:type="spellEnd"/>
      <w:r w:rsidR="00AC1DC4" w:rsidRPr="00480820">
        <w:rPr>
          <w:sz w:val="24"/>
          <w:szCs w:val="24"/>
          <w:lang w:val="sr-Cyrl-RS"/>
        </w:rPr>
        <w:t xml:space="preserve"> </w:t>
      </w:r>
      <w:proofErr w:type="spellStart"/>
      <w:r w:rsidR="00AC1DC4" w:rsidRPr="00480820">
        <w:rPr>
          <w:sz w:val="24"/>
          <w:szCs w:val="24"/>
          <w:lang w:val="sr-Cyrl-RS"/>
        </w:rPr>
        <w:t>Electric</w:t>
      </w:r>
      <w:proofErr w:type="spellEnd"/>
      <w:r w:rsidR="00AC1DC4" w:rsidRPr="00480820">
        <w:rPr>
          <w:sz w:val="24"/>
          <w:szCs w:val="24"/>
          <w:lang w:val="sr-Cyrl-RS"/>
        </w:rPr>
        <w:t xml:space="preserve"> у својој серији </w:t>
      </w:r>
      <w:proofErr w:type="spellStart"/>
      <w:r w:rsidR="00AC1DC4" w:rsidRPr="00480820">
        <w:rPr>
          <w:sz w:val="24"/>
          <w:szCs w:val="24"/>
          <w:lang w:val="sr-Cyrl-RS"/>
        </w:rPr>
        <w:t>Conext</w:t>
      </w:r>
      <w:proofErr w:type="spellEnd"/>
      <w:r w:rsidR="00AC1DC4" w:rsidRPr="00480820">
        <w:rPr>
          <w:sz w:val="24"/>
          <w:szCs w:val="24"/>
          <w:lang w:val="sr-Cyrl-RS"/>
        </w:rPr>
        <w:t xml:space="preserve"> инвертера</w:t>
      </w:r>
      <w:r w:rsidR="006B3D4A" w:rsidRPr="00480820">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480820" w:rsidRDefault="00F163FA" w:rsidP="00F163FA">
      <w:pPr>
        <w:rPr>
          <w:lang w:val="sr-Cyrl-RS"/>
        </w:rPr>
      </w:pPr>
    </w:p>
    <w:p w14:paraId="298FE917" w14:textId="7971E1FA" w:rsidR="000C12C5" w:rsidRPr="00480820" w:rsidRDefault="000C12C5" w:rsidP="0020292F">
      <w:pPr>
        <w:pStyle w:val="Heading2"/>
        <w:numPr>
          <w:ilvl w:val="1"/>
          <w:numId w:val="20"/>
        </w:numPr>
        <w:rPr>
          <w:rFonts w:ascii="Times New Roman" w:hAnsi="Times New Roman" w:cs="Times New Roman"/>
          <w:color w:val="auto"/>
          <w:sz w:val="28"/>
          <w:szCs w:val="28"/>
          <w:lang w:val="sr-Cyrl-RS"/>
        </w:rPr>
      </w:pPr>
      <w:bookmarkStart w:id="404" w:name="_Toc178331696"/>
      <w:r w:rsidRPr="00480820">
        <w:rPr>
          <w:rFonts w:ascii="Times New Roman" w:hAnsi="Times New Roman" w:cs="Times New Roman"/>
          <w:color w:val="auto"/>
          <w:sz w:val="28"/>
          <w:szCs w:val="28"/>
          <w:lang w:val="sr-Cyrl-RS"/>
        </w:rPr>
        <w:t>Заштита на мрежном нивоу</w:t>
      </w:r>
      <w:bookmarkEnd w:id="404"/>
    </w:p>
    <w:p w14:paraId="03B57229" w14:textId="77777777" w:rsidR="000C12C5" w:rsidRPr="00480820" w:rsidRDefault="000C12C5" w:rsidP="000C12C5">
      <w:pPr>
        <w:rPr>
          <w:lang w:val="sr-Cyrl-RS"/>
        </w:rPr>
      </w:pPr>
    </w:p>
    <w:p w14:paraId="5D888762" w14:textId="09B10FAC" w:rsidR="000C12C5" w:rsidRPr="00480820" w:rsidRDefault="0020292F" w:rsidP="00AA7987">
      <w:pPr>
        <w:ind w:firstLine="720"/>
        <w:jc w:val="both"/>
        <w:rPr>
          <w:sz w:val="24"/>
          <w:szCs w:val="24"/>
          <w:lang w:val="sr-Cyrl-RS"/>
        </w:rPr>
      </w:pPr>
      <w:r w:rsidRPr="00480820">
        <w:rPr>
          <w:sz w:val="24"/>
          <w:szCs w:val="24"/>
          <w:lang w:val="sr-Cyrl-RS"/>
        </w:rPr>
        <w:t xml:space="preserve">Заштита на мрежном нивоу </w:t>
      </w:r>
      <w:r w:rsidR="008949EB" w:rsidRPr="00480820">
        <w:rPr>
          <w:sz w:val="24"/>
          <w:szCs w:val="24"/>
          <w:lang w:val="sr-Cyrl-RS"/>
        </w:rPr>
        <w:t xml:space="preserve">је скуп мера, технологија за осигуравање комуникације, одржање интегритета података између инвертера и других мрежних </w:t>
      </w:r>
      <w:proofErr w:type="spellStart"/>
      <w:r w:rsidR="008949EB" w:rsidRPr="00480820">
        <w:rPr>
          <w:sz w:val="24"/>
          <w:szCs w:val="24"/>
          <w:lang w:val="sr-Cyrl-RS"/>
        </w:rPr>
        <w:t>система.Ово</w:t>
      </w:r>
      <w:proofErr w:type="spellEnd"/>
      <w:r w:rsidR="008949EB" w:rsidRPr="00480820">
        <w:rPr>
          <w:sz w:val="24"/>
          <w:szCs w:val="24"/>
          <w:lang w:val="sr-Cyrl-RS"/>
        </w:rPr>
        <w:t xml:space="preserve"> укључује </w:t>
      </w:r>
      <w:proofErr w:type="spellStart"/>
      <w:r w:rsidR="008949EB" w:rsidRPr="00480820">
        <w:rPr>
          <w:sz w:val="24"/>
          <w:szCs w:val="24"/>
          <w:lang w:val="sr-Cyrl-RS"/>
        </w:rPr>
        <w:t>заштитуподатака</w:t>
      </w:r>
      <w:proofErr w:type="spellEnd"/>
      <w:r w:rsidR="008949EB" w:rsidRPr="00480820">
        <w:rPr>
          <w:sz w:val="24"/>
          <w:szCs w:val="24"/>
          <w:lang w:val="sr-Cyrl-RS"/>
        </w:rPr>
        <w:t xml:space="preserve"> док су </w:t>
      </w:r>
      <w:proofErr w:type="spellStart"/>
      <w:r w:rsidR="008949EB" w:rsidRPr="00480820">
        <w:rPr>
          <w:sz w:val="24"/>
          <w:szCs w:val="24"/>
          <w:lang w:val="sr-Cyrl-RS"/>
        </w:rPr>
        <w:t>упреносу</w:t>
      </w:r>
      <w:proofErr w:type="spellEnd"/>
      <w:r w:rsidR="008949EB" w:rsidRPr="00480820">
        <w:rPr>
          <w:sz w:val="24"/>
          <w:szCs w:val="24"/>
          <w:lang w:val="sr-Cyrl-RS"/>
        </w:rPr>
        <w:t xml:space="preserve">, контролу приступа мрежи, детекцију </w:t>
      </w:r>
      <w:proofErr w:type="spellStart"/>
      <w:r w:rsidR="008949EB" w:rsidRPr="00480820">
        <w:rPr>
          <w:sz w:val="24"/>
          <w:szCs w:val="24"/>
          <w:lang w:val="sr-Cyrl-RS"/>
        </w:rPr>
        <w:t>напда</w:t>
      </w:r>
      <w:proofErr w:type="spellEnd"/>
      <w:r w:rsidR="008949EB" w:rsidRPr="00480820">
        <w:rPr>
          <w:sz w:val="24"/>
          <w:szCs w:val="24"/>
          <w:lang w:val="sr-Cyrl-RS"/>
        </w:rPr>
        <w:t>, обезбеђивање континуалног надзора над мрежним активностима.</w:t>
      </w:r>
    </w:p>
    <w:p w14:paraId="7997B665" w14:textId="77777777" w:rsidR="004A45AB" w:rsidRPr="00480820" w:rsidRDefault="004A45AB" w:rsidP="009F3AFC">
      <w:pPr>
        <w:rPr>
          <w:rFonts w:eastAsiaTheme="majorEastAsia"/>
          <w:lang w:val="sr-Cyrl-RS"/>
        </w:rPr>
      </w:pPr>
    </w:p>
    <w:p w14:paraId="6D4CD63F" w14:textId="78578B99" w:rsidR="004A45AB" w:rsidRPr="00480820" w:rsidRDefault="00C857A6" w:rsidP="004A45AB">
      <w:pPr>
        <w:pStyle w:val="Heading3"/>
        <w:numPr>
          <w:ilvl w:val="2"/>
          <w:numId w:val="20"/>
        </w:numPr>
        <w:rPr>
          <w:rStyle w:val="Heading3Char"/>
          <w:sz w:val="28"/>
          <w:szCs w:val="28"/>
          <w:lang w:val="sr-Cyrl-RS"/>
        </w:rPr>
      </w:pPr>
      <w:bookmarkStart w:id="405" w:name="_Toc178331697"/>
      <w:r w:rsidRPr="00480820">
        <w:rPr>
          <w:rStyle w:val="Heading3Char"/>
          <w:sz w:val="28"/>
          <w:szCs w:val="28"/>
          <w:lang w:val="sr-Cyrl-RS"/>
        </w:rPr>
        <w:t xml:space="preserve">Енкрипција комуникације </w:t>
      </w:r>
      <w:r w:rsidR="002013A3" w:rsidRPr="00480820">
        <w:rPr>
          <w:rStyle w:val="Heading3Char"/>
          <w:sz w:val="28"/>
          <w:szCs w:val="28"/>
          <w:lang w:val="sr-Cyrl-RS"/>
        </w:rPr>
        <w:t>(TLS/SSL)</w:t>
      </w:r>
      <w:bookmarkEnd w:id="405"/>
    </w:p>
    <w:p w14:paraId="5193728E" w14:textId="209E82BC" w:rsidR="002013A3" w:rsidRPr="00480820" w:rsidRDefault="002013A3" w:rsidP="002013A3">
      <w:pPr>
        <w:rPr>
          <w:rFonts w:eastAsiaTheme="majorEastAsia"/>
          <w:lang w:val="sr-Cyrl-RS"/>
        </w:rPr>
      </w:pPr>
    </w:p>
    <w:p w14:paraId="7C0A3545" w14:textId="581AA3F8" w:rsidR="002013A3" w:rsidRPr="00480820" w:rsidRDefault="002013A3" w:rsidP="007B7DA5">
      <w:pPr>
        <w:ind w:firstLine="720"/>
        <w:jc w:val="both"/>
        <w:rPr>
          <w:rFonts w:eastAsiaTheme="majorEastAsia"/>
          <w:sz w:val="24"/>
          <w:szCs w:val="24"/>
          <w:lang w:val="sr-Cyrl-RS"/>
        </w:rPr>
      </w:pPr>
      <w:r w:rsidRPr="00480820">
        <w:rPr>
          <w:rFonts w:eastAsiaTheme="majorEastAsia"/>
          <w:sz w:val="24"/>
          <w:szCs w:val="24"/>
          <w:lang w:val="sr-Cyrl-RS"/>
        </w:rPr>
        <w:t>ТЛС (TLS</w:t>
      </w:r>
      <w:r w:rsidR="00F7683F" w:rsidRPr="00480820">
        <w:rPr>
          <w:rFonts w:eastAsiaTheme="majorEastAsia"/>
          <w:sz w:val="24"/>
          <w:szCs w:val="24"/>
          <w:lang w:val="sr-Cyrl-RS"/>
        </w:rPr>
        <w:t xml:space="preserve"> - </w:t>
      </w:r>
      <w:proofErr w:type="spellStart"/>
      <w:r w:rsidR="00F7683F" w:rsidRPr="00480820">
        <w:rPr>
          <w:rFonts w:eastAsiaTheme="majorEastAsia"/>
          <w:sz w:val="24"/>
          <w:szCs w:val="24"/>
          <w:lang w:val="sr-Cyrl-RS"/>
        </w:rPr>
        <w:t>Transport</w:t>
      </w:r>
      <w:proofErr w:type="spellEnd"/>
      <w:r w:rsidR="00F7683F" w:rsidRPr="00480820">
        <w:rPr>
          <w:rFonts w:eastAsiaTheme="majorEastAsia"/>
          <w:sz w:val="24"/>
          <w:szCs w:val="24"/>
          <w:lang w:val="sr-Cyrl-RS"/>
        </w:rPr>
        <w:t xml:space="preserve"> </w:t>
      </w:r>
      <w:proofErr w:type="spellStart"/>
      <w:r w:rsidR="00F7683F" w:rsidRPr="00480820">
        <w:rPr>
          <w:rFonts w:eastAsiaTheme="majorEastAsia"/>
          <w:sz w:val="24"/>
          <w:szCs w:val="24"/>
          <w:lang w:val="sr-Cyrl-RS"/>
        </w:rPr>
        <w:t>Layer</w:t>
      </w:r>
      <w:proofErr w:type="spellEnd"/>
      <w:r w:rsidR="00F7683F" w:rsidRPr="00480820">
        <w:rPr>
          <w:rFonts w:eastAsiaTheme="majorEastAsia"/>
          <w:sz w:val="24"/>
          <w:szCs w:val="24"/>
          <w:lang w:val="sr-Cyrl-RS"/>
        </w:rPr>
        <w:t xml:space="preserve"> </w:t>
      </w:r>
      <w:proofErr w:type="spellStart"/>
      <w:r w:rsidR="00F7683F" w:rsidRPr="00480820">
        <w:rPr>
          <w:rFonts w:eastAsiaTheme="majorEastAsia"/>
          <w:sz w:val="24"/>
          <w:szCs w:val="24"/>
          <w:lang w:val="sr-Cyrl-RS"/>
        </w:rPr>
        <w:t>Security</w:t>
      </w:r>
      <w:proofErr w:type="spellEnd"/>
      <w:r w:rsidR="00F7683F" w:rsidRPr="00480820">
        <w:rPr>
          <w:rFonts w:eastAsiaTheme="majorEastAsia"/>
          <w:sz w:val="24"/>
          <w:szCs w:val="24"/>
          <w:lang w:val="sr-Cyrl-RS"/>
        </w:rPr>
        <w:t xml:space="preserve">) </w:t>
      </w:r>
      <w:r w:rsidRPr="00480820">
        <w:rPr>
          <w:rFonts w:eastAsiaTheme="majorEastAsia"/>
          <w:sz w:val="24"/>
          <w:szCs w:val="24"/>
          <w:lang w:val="sr-Cyrl-RS"/>
        </w:rPr>
        <w:t>и ССЛ (SSL</w:t>
      </w:r>
      <w:r w:rsidR="00F7683F" w:rsidRPr="00480820">
        <w:rPr>
          <w:rFonts w:eastAsiaTheme="majorEastAsia"/>
          <w:sz w:val="24"/>
          <w:szCs w:val="24"/>
          <w:lang w:val="sr-Cyrl-RS"/>
        </w:rPr>
        <w:t xml:space="preserve"> - </w:t>
      </w:r>
      <w:proofErr w:type="spellStart"/>
      <w:r w:rsidR="00F7683F" w:rsidRPr="00480820">
        <w:rPr>
          <w:rFonts w:eastAsiaTheme="majorEastAsia"/>
          <w:sz w:val="24"/>
          <w:szCs w:val="24"/>
          <w:lang w:val="sr-Cyrl-RS"/>
        </w:rPr>
        <w:t>Secure</w:t>
      </w:r>
      <w:proofErr w:type="spellEnd"/>
      <w:r w:rsidR="00F7683F" w:rsidRPr="00480820">
        <w:rPr>
          <w:rFonts w:eastAsiaTheme="majorEastAsia"/>
          <w:sz w:val="24"/>
          <w:szCs w:val="24"/>
          <w:lang w:val="sr-Cyrl-RS"/>
        </w:rPr>
        <w:t xml:space="preserve"> </w:t>
      </w:r>
      <w:proofErr w:type="spellStart"/>
      <w:r w:rsidR="00F7683F" w:rsidRPr="00480820">
        <w:rPr>
          <w:rFonts w:eastAsiaTheme="majorEastAsia"/>
          <w:sz w:val="24"/>
          <w:szCs w:val="24"/>
          <w:lang w:val="sr-Cyrl-RS"/>
        </w:rPr>
        <w:t>Sockets</w:t>
      </w:r>
      <w:proofErr w:type="spellEnd"/>
      <w:r w:rsidR="00F7683F" w:rsidRPr="00480820">
        <w:rPr>
          <w:rFonts w:eastAsiaTheme="majorEastAsia"/>
          <w:sz w:val="24"/>
          <w:szCs w:val="24"/>
          <w:lang w:val="sr-Cyrl-RS"/>
        </w:rPr>
        <w:t xml:space="preserve"> </w:t>
      </w:r>
      <w:proofErr w:type="spellStart"/>
      <w:r w:rsidR="00F7683F" w:rsidRPr="00480820">
        <w:rPr>
          <w:rFonts w:eastAsiaTheme="majorEastAsia"/>
          <w:sz w:val="24"/>
          <w:szCs w:val="24"/>
          <w:lang w:val="sr-Cyrl-RS"/>
        </w:rPr>
        <w:t>Layer</w:t>
      </w:r>
      <w:proofErr w:type="spellEnd"/>
      <w:r w:rsidR="00F7683F" w:rsidRPr="00480820">
        <w:rPr>
          <w:rFonts w:eastAsiaTheme="majorEastAsia"/>
          <w:sz w:val="24"/>
          <w:szCs w:val="24"/>
          <w:lang w:val="sr-Cyrl-RS"/>
        </w:rPr>
        <w:t xml:space="preserve">)  </w:t>
      </w:r>
      <w:r w:rsidR="001A02F8" w:rsidRPr="00480820">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Pr="00480820" w:rsidRDefault="004A45AB" w:rsidP="007B7DA5">
      <w:pPr>
        <w:jc w:val="both"/>
        <w:rPr>
          <w:rFonts w:eastAsiaTheme="majorEastAsia"/>
          <w:sz w:val="24"/>
          <w:szCs w:val="24"/>
          <w:lang w:val="sr-Cyrl-RS"/>
        </w:rPr>
      </w:pPr>
    </w:p>
    <w:p w14:paraId="7365AC9E" w14:textId="58F9B176" w:rsidR="007B7DA5" w:rsidRPr="00480820" w:rsidRDefault="007B7DA5" w:rsidP="007B7DA5">
      <w:pPr>
        <w:jc w:val="both"/>
        <w:rPr>
          <w:rFonts w:eastAsiaTheme="majorEastAsia"/>
          <w:sz w:val="24"/>
          <w:szCs w:val="24"/>
          <w:lang w:val="sr-Cyrl-RS"/>
        </w:rPr>
      </w:pPr>
      <w:r w:rsidRPr="00480820">
        <w:rPr>
          <w:rFonts w:eastAsiaTheme="majorEastAsia"/>
          <w:sz w:val="24"/>
          <w:szCs w:val="24"/>
          <w:lang w:val="sr-Cyrl-RS"/>
        </w:rPr>
        <w:tab/>
        <w:t xml:space="preserve">Кад претварач комуницира са удаљеним сервером, подаци који се преносе су </w:t>
      </w:r>
      <w:proofErr w:type="spellStart"/>
      <w:r w:rsidRPr="00480820">
        <w:rPr>
          <w:rFonts w:eastAsiaTheme="majorEastAsia"/>
          <w:sz w:val="24"/>
          <w:szCs w:val="24"/>
          <w:lang w:val="sr-Cyrl-RS"/>
        </w:rPr>
        <w:t>енкриптовани</w:t>
      </w:r>
      <w:proofErr w:type="spellEnd"/>
      <w:r w:rsidRPr="00480820">
        <w:rPr>
          <w:rFonts w:eastAsiaTheme="majorEastAsia"/>
          <w:sz w:val="24"/>
          <w:szCs w:val="24"/>
          <w:lang w:val="sr-Cyrl-RS"/>
        </w:rPr>
        <w:t xml:space="preserve">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Pr="00480820" w:rsidRDefault="00833181" w:rsidP="007B7DA5">
      <w:pPr>
        <w:jc w:val="both"/>
        <w:rPr>
          <w:rFonts w:eastAsiaTheme="majorEastAsia"/>
          <w:sz w:val="24"/>
          <w:szCs w:val="24"/>
          <w:lang w:val="sr-Cyrl-RS"/>
        </w:rPr>
      </w:pPr>
    </w:p>
    <w:p w14:paraId="7F28094E" w14:textId="2E12AF21" w:rsidR="004A45AB" w:rsidRPr="00480820" w:rsidRDefault="00833181" w:rsidP="002849CB">
      <w:pPr>
        <w:jc w:val="both"/>
        <w:rPr>
          <w:rFonts w:eastAsiaTheme="majorEastAsia"/>
          <w:sz w:val="24"/>
          <w:szCs w:val="24"/>
          <w:lang w:val="sr-Cyrl-RS"/>
        </w:rPr>
      </w:pPr>
      <w:r w:rsidRPr="00480820">
        <w:rPr>
          <w:rFonts w:eastAsiaTheme="majorEastAsia"/>
          <w:sz w:val="24"/>
          <w:szCs w:val="24"/>
          <w:lang w:val="sr-Cyrl-RS"/>
        </w:rPr>
        <w:tab/>
      </w:r>
      <w:proofErr w:type="spellStart"/>
      <w:r w:rsidRPr="00480820">
        <w:rPr>
          <w:rFonts w:eastAsiaTheme="majorEastAsia"/>
          <w:sz w:val="24"/>
          <w:szCs w:val="24"/>
          <w:lang w:val="sr-Cyrl-RS"/>
        </w:rPr>
        <w:t>Примвер</w:t>
      </w:r>
      <w:proofErr w:type="spellEnd"/>
      <w:r w:rsidRPr="00480820">
        <w:rPr>
          <w:rFonts w:eastAsiaTheme="majorEastAsia"/>
          <w:sz w:val="24"/>
          <w:szCs w:val="24"/>
          <w:lang w:val="sr-Cyrl-RS"/>
        </w:rPr>
        <w:t>:</w:t>
      </w:r>
      <w:r w:rsidR="00AC6515" w:rsidRPr="00480820">
        <w:rPr>
          <w:rFonts w:eastAsiaTheme="majorEastAsia"/>
          <w:sz w:val="24"/>
          <w:szCs w:val="24"/>
          <w:lang w:val="sr-Cyrl-RS"/>
        </w:rPr>
        <w:t xml:space="preserve"> </w:t>
      </w:r>
      <w:proofErr w:type="spellStart"/>
      <w:r w:rsidR="00AC6515" w:rsidRPr="00480820">
        <w:rPr>
          <w:rFonts w:eastAsiaTheme="majorEastAsia"/>
          <w:sz w:val="24"/>
          <w:szCs w:val="24"/>
          <w:lang w:val="sr-Cyrl-RS"/>
        </w:rPr>
        <w:t>SolarEdge</w:t>
      </w:r>
      <w:proofErr w:type="spellEnd"/>
      <w:r w:rsidR="00AC6515" w:rsidRPr="00480820">
        <w:rPr>
          <w:rFonts w:eastAsiaTheme="majorEastAsia"/>
          <w:sz w:val="24"/>
          <w:szCs w:val="24"/>
          <w:lang w:val="sr-Cyrl-RS"/>
        </w:rPr>
        <w:t xml:space="preserve"> инвертери користе ТЛС/ССЛ протоколе за енкрипцију података између претварача и </w:t>
      </w:r>
      <w:proofErr w:type="spellStart"/>
      <w:r w:rsidR="00AC6515" w:rsidRPr="00480820">
        <w:rPr>
          <w:rFonts w:eastAsiaTheme="majorEastAsia"/>
          <w:sz w:val="24"/>
          <w:szCs w:val="24"/>
          <w:lang w:val="sr-Cyrl-RS"/>
        </w:rPr>
        <w:t>назорних</w:t>
      </w:r>
      <w:proofErr w:type="spellEnd"/>
      <w:r w:rsidR="00AC6515" w:rsidRPr="00480820">
        <w:rPr>
          <w:rFonts w:eastAsiaTheme="majorEastAsia"/>
          <w:sz w:val="24"/>
          <w:szCs w:val="24"/>
          <w:lang w:val="sr-Cyrl-RS"/>
        </w:rPr>
        <w:t xml:space="preserve"> система.</w:t>
      </w:r>
    </w:p>
    <w:p w14:paraId="08EDA67E" w14:textId="77777777" w:rsidR="00F22CEB" w:rsidRPr="00480820" w:rsidRDefault="00F22CEB" w:rsidP="009F3AFC">
      <w:pPr>
        <w:rPr>
          <w:rFonts w:eastAsiaTheme="majorEastAsia"/>
          <w:sz w:val="24"/>
          <w:szCs w:val="24"/>
          <w:lang w:val="sr-Cyrl-RS"/>
        </w:rPr>
      </w:pPr>
    </w:p>
    <w:p w14:paraId="41FA01E2" w14:textId="77777777" w:rsidR="00802FA8" w:rsidRPr="00480820" w:rsidRDefault="00802FA8" w:rsidP="009F3AFC">
      <w:pPr>
        <w:rPr>
          <w:rFonts w:eastAsiaTheme="majorEastAsia"/>
          <w:sz w:val="24"/>
          <w:szCs w:val="24"/>
          <w:lang w:val="sr-Cyrl-RS"/>
        </w:rPr>
      </w:pPr>
    </w:p>
    <w:p w14:paraId="5E72E768" w14:textId="04257676" w:rsidR="00F22CEB" w:rsidRPr="00480820" w:rsidRDefault="00620DD9" w:rsidP="00F22CEB">
      <w:pPr>
        <w:pStyle w:val="Heading3"/>
        <w:numPr>
          <w:ilvl w:val="2"/>
          <w:numId w:val="20"/>
        </w:numPr>
        <w:rPr>
          <w:rStyle w:val="Heading3Char"/>
          <w:sz w:val="28"/>
          <w:szCs w:val="28"/>
          <w:lang w:val="sr-Cyrl-RS"/>
        </w:rPr>
      </w:pPr>
      <w:bookmarkStart w:id="406" w:name="_Toc178331698"/>
      <w:r w:rsidRPr="00480820">
        <w:rPr>
          <w:rStyle w:val="Heading3Char"/>
          <w:sz w:val="28"/>
          <w:szCs w:val="28"/>
          <w:lang w:val="sr-Cyrl-RS"/>
        </w:rPr>
        <w:lastRenderedPageBreak/>
        <w:t>ВПН (</w:t>
      </w:r>
      <w:r w:rsidRPr="00480820">
        <w:rPr>
          <w:rFonts w:cs="Times New Roman"/>
          <w:bCs/>
          <w:sz w:val="28"/>
          <w:szCs w:val="28"/>
          <w:lang w:val="sr-Cyrl-RS"/>
        </w:rPr>
        <w:t>VPN</w:t>
      </w:r>
      <w:r w:rsidRPr="00480820">
        <w:rPr>
          <w:rStyle w:val="Heading3Char"/>
          <w:sz w:val="28"/>
          <w:szCs w:val="28"/>
          <w:lang w:val="sr-Cyrl-RS"/>
        </w:rPr>
        <w:t>) тунел</w:t>
      </w:r>
      <w:bookmarkEnd w:id="406"/>
    </w:p>
    <w:p w14:paraId="2C3E409B" w14:textId="6B415130" w:rsidR="00620DD9" w:rsidRPr="00480820" w:rsidRDefault="00620DD9" w:rsidP="00620DD9">
      <w:pPr>
        <w:rPr>
          <w:rFonts w:eastAsiaTheme="majorEastAsia"/>
          <w:lang w:val="sr-Cyrl-RS"/>
        </w:rPr>
      </w:pPr>
    </w:p>
    <w:p w14:paraId="685B4372" w14:textId="3DDE852E" w:rsidR="00CB6BA6" w:rsidRPr="00480820" w:rsidRDefault="00620DD9" w:rsidP="00CB6BA6">
      <w:pPr>
        <w:ind w:firstLine="720"/>
        <w:jc w:val="both"/>
        <w:rPr>
          <w:rFonts w:eastAsiaTheme="majorEastAsia"/>
          <w:sz w:val="24"/>
          <w:szCs w:val="24"/>
          <w:lang w:val="sr-Cyrl-RS"/>
        </w:rPr>
      </w:pPr>
      <w:r w:rsidRPr="00480820">
        <w:rPr>
          <w:rFonts w:eastAsiaTheme="majorEastAsia"/>
          <w:sz w:val="24"/>
          <w:szCs w:val="24"/>
          <w:lang w:val="sr-Cyrl-RS"/>
        </w:rPr>
        <w:t>ВПН (</w:t>
      </w:r>
      <w:proofErr w:type="spellStart"/>
      <w:r w:rsidRPr="00480820">
        <w:rPr>
          <w:rFonts w:eastAsiaTheme="majorEastAsia"/>
          <w:sz w:val="24"/>
          <w:szCs w:val="24"/>
          <w:lang w:val="sr-Cyrl-RS"/>
        </w:rPr>
        <w:t>Virtual</w:t>
      </w:r>
      <w:proofErr w:type="spellEnd"/>
      <w:r w:rsidRPr="00480820">
        <w:rPr>
          <w:rFonts w:eastAsiaTheme="majorEastAsia"/>
          <w:sz w:val="24"/>
          <w:szCs w:val="24"/>
          <w:lang w:val="sr-Cyrl-RS"/>
        </w:rPr>
        <w:t xml:space="preserve"> </w:t>
      </w:r>
      <w:proofErr w:type="spellStart"/>
      <w:r w:rsidRPr="00480820">
        <w:rPr>
          <w:rFonts w:eastAsiaTheme="majorEastAsia"/>
          <w:sz w:val="24"/>
          <w:szCs w:val="24"/>
          <w:lang w:val="sr-Cyrl-RS"/>
        </w:rPr>
        <w:t>Private</w:t>
      </w:r>
      <w:proofErr w:type="spellEnd"/>
      <w:r w:rsidRPr="00480820">
        <w:rPr>
          <w:rFonts w:eastAsiaTheme="majorEastAsia"/>
          <w:sz w:val="24"/>
          <w:szCs w:val="24"/>
          <w:lang w:val="sr-Cyrl-RS"/>
        </w:rPr>
        <w:t xml:space="preserve"> Network) тунели се користе за безбедан даљински приступ </w:t>
      </w:r>
      <w:proofErr w:type="spellStart"/>
      <w:r w:rsidRPr="00480820">
        <w:rPr>
          <w:rFonts w:eastAsiaTheme="majorEastAsia"/>
          <w:sz w:val="24"/>
          <w:szCs w:val="24"/>
          <w:lang w:val="sr-Cyrl-RS"/>
        </w:rPr>
        <w:t>инвертерима</w:t>
      </w:r>
      <w:proofErr w:type="spellEnd"/>
      <w:r w:rsidRPr="00480820">
        <w:rPr>
          <w:rFonts w:eastAsiaTheme="majorEastAsia"/>
          <w:sz w:val="24"/>
          <w:szCs w:val="24"/>
          <w:lang w:val="sr-Cyrl-RS"/>
        </w:rPr>
        <w:t xml:space="preserve"> преко интернета.</w:t>
      </w:r>
    </w:p>
    <w:p w14:paraId="0B218C97" w14:textId="437E6FAF" w:rsidR="003F339B" w:rsidRPr="00480820" w:rsidRDefault="003F339B" w:rsidP="00CB6BA6">
      <w:pPr>
        <w:jc w:val="both"/>
        <w:rPr>
          <w:rFonts w:eastAsiaTheme="majorEastAsia"/>
          <w:sz w:val="24"/>
          <w:szCs w:val="24"/>
          <w:lang w:val="sr-Cyrl-RS"/>
        </w:rPr>
      </w:pPr>
    </w:p>
    <w:p w14:paraId="1D07F517" w14:textId="1CA81DA4" w:rsidR="00CB6BA6" w:rsidRPr="00480820" w:rsidRDefault="00CB6BA6" w:rsidP="00CB6BA6">
      <w:pPr>
        <w:jc w:val="both"/>
        <w:rPr>
          <w:rFonts w:eastAsiaTheme="majorEastAsia"/>
          <w:sz w:val="24"/>
          <w:szCs w:val="24"/>
          <w:lang w:val="sr-Cyrl-RS"/>
        </w:rPr>
      </w:pPr>
      <w:r w:rsidRPr="00480820">
        <w:rPr>
          <w:rFonts w:eastAsiaTheme="majorEastAsia"/>
          <w:sz w:val="24"/>
          <w:szCs w:val="24"/>
          <w:lang w:val="sr-Cyrl-R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Pr="00480820" w:rsidRDefault="00CB6BA6" w:rsidP="00CB6BA6">
      <w:pPr>
        <w:jc w:val="both"/>
        <w:rPr>
          <w:rFonts w:eastAsiaTheme="majorEastAsia"/>
          <w:sz w:val="24"/>
          <w:szCs w:val="24"/>
          <w:lang w:val="sr-Cyrl-RS"/>
        </w:rPr>
      </w:pPr>
    </w:p>
    <w:p w14:paraId="2D226502" w14:textId="77777777" w:rsidR="00CB6BA6" w:rsidRPr="00480820" w:rsidRDefault="00CB6BA6" w:rsidP="00CB6BA6">
      <w:pPr>
        <w:jc w:val="both"/>
        <w:rPr>
          <w:rFonts w:eastAsiaTheme="majorEastAsia"/>
          <w:sz w:val="24"/>
          <w:szCs w:val="24"/>
          <w:lang w:val="sr-Cyrl-RS"/>
        </w:rPr>
      </w:pPr>
    </w:p>
    <w:p w14:paraId="0DCA1945" w14:textId="77777777" w:rsidR="00CB6BA6" w:rsidRPr="00480820" w:rsidRDefault="00CB6BA6" w:rsidP="00CB6BA6">
      <w:pPr>
        <w:jc w:val="both"/>
        <w:rPr>
          <w:rFonts w:eastAsiaTheme="majorEastAsia"/>
          <w:sz w:val="24"/>
          <w:szCs w:val="24"/>
          <w:lang w:val="sr-Cyrl-RS"/>
        </w:rPr>
      </w:pPr>
    </w:p>
    <w:p w14:paraId="0FB9CB2B" w14:textId="77777777" w:rsidR="00CB6BA6" w:rsidRPr="00480820" w:rsidRDefault="00CB6BA6" w:rsidP="00CB6BA6">
      <w:pPr>
        <w:jc w:val="both"/>
        <w:rPr>
          <w:rFonts w:eastAsiaTheme="majorEastAsia"/>
          <w:sz w:val="24"/>
          <w:szCs w:val="24"/>
          <w:lang w:val="sr-Cyrl-RS"/>
        </w:rPr>
      </w:pPr>
    </w:p>
    <w:p w14:paraId="41A4205B" w14:textId="77777777" w:rsidR="00CB6BA6" w:rsidRPr="00480820" w:rsidRDefault="00CB6BA6" w:rsidP="00CB6BA6">
      <w:pPr>
        <w:jc w:val="both"/>
        <w:rPr>
          <w:rFonts w:eastAsiaTheme="majorEastAsia"/>
          <w:sz w:val="24"/>
          <w:szCs w:val="24"/>
          <w:lang w:val="sr-Cyrl-RS"/>
        </w:rPr>
      </w:pPr>
    </w:p>
    <w:p w14:paraId="79A1DEFB" w14:textId="77777777" w:rsidR="00CB6BA6" w:rsidRPr="00480820" w:rsidRDefault="00CB6BA6" w:rsidP="00CB6BA6">
      <w:pPr>
        <w:jc w:val="both"/>
        <w:rPr>
          <w:rFonts w:eastAsiaTheme="majorEastAsia"/>
          <w:sz w:val="24"/>
          <w:szCs w:val="24"/>
          <w:lang w:val="sr-Cyrl-RS"/>
        </w:rPr>
      </w:pPr>
    </w:p>
    <w:p w14:paraId="1FFB5F0C" w14:textId="77777777" w:rsidR="00CB6BA6" w:rsidRPr="00480820" w:rsidRDefault="00CB6BA6" w:rsidP="00CB6BA6">
      <w:pPr>
        <w:jc w:val="both"/>
        <w:rPr>
          <w:rFonts w:eastAsiaTheme="majorEastAsia"/>
          <w:sz w:val="24"/>
          <w:szCs w:val="24"/>
          <w:lang w:val="sr-Cyrl-RS"/>
        </w:rPr>
      </w:pPr>
    </w:p>
    <w:p w14:paraId="2BC96DA8" w14:textId="668E94E7" w:rsidR="003F339B" w:rsidRPr="00480820" w:rsidRDefault="003F339B" w:rsidP="00463932">
      <w:pPr>
        <w:ind w:firstLine="720"/>
        <w:jc w:val="both"/>
        <w:rPr>
          <w:rFonts w:eastAsiaTheme="majorEastAsia"/>
          <w:sz w:val="24"/>
          <w:szCs w:val="24"/>
          <w:lang w:val="sr-Cyrl-RS"/>
        </w:rPr>
      </w:pPr>
      <w:r w:rsidRPr="00480820">
        <w:rPr>
          <w:rFonts w:eastAsiaTheme="majorEastAsia"/>
          <w:sz w:val="24"/>
          <w:szCs w:val="24"/>
          <w:lang w:val="sr-Cyrl-RS"/>
        </w:rPr>
        <w:t xml:space="preserve">Кроз ВПН тунел комуникација између </w:t>
      </w:r>
      <w:proofErr w:type="spellStart"/>
      <w:r w:rsidRPr="00480820">
        <w:rPr>
          <w:rFonts w:eastAsiaTheme="majorEastAsia"/>
          <w:sz w:val="24"/>
          <w:szCs w:val="24"/>
          <w:lang w:val="sr-Cyrl-RS"/>
        </w:rPr>
        <w:t>користника</w:t>
      </w:r>
      <w:proofErr w:type="spellEnd"/>
      <w:r w:rsidRPr="00480820">
        <w:rPr>
          <w:rFonts w:eastAsiaTheme="majorEastAsia"/>
          <w:sz w:val="24"/>
          <w:szCs w:val="24"/>
          <w:lang w:val="sr-Cyrl-RS"/>
        </w:rPr>
        <w:t xml:space="preserve"> и инвертера иде </w:t>
      </w:r>
      <w:proofErr w:type="spellStart"/>
      <w:r w:rsidRPr="00480820">
        <w:rPr>
          <w:rFonts w:eastAsiaTheme="majorEastAsia"/>
          <w:sz w:val="24"/>
          <w:szCs w:val="24"/>
          <w:lang w:val="sr-Cyrl-RS"/>
        </w:rPr>
        <w:t>прего</w:t>
      </w:r>
      <w:proofErr w:type="spellEnd"/>
      <w:r w:rsidRPr="00480820">
        <w:rPr>
          <w:rFonts w:eastAsiaTheme="majorEastAsia"/>
          <w:sz w:val="24"/>
          <w:szCs w:val="24"/>
          <w:lang w:val="sr-Cyrl-RS"/>
        </w:rPr>
        <w:t xml:space="preserve"> сигурне, </w:t>
      </w:r>
      <w:proofErr w:type="spellStart"/>
      <w:r w:rsidRPr="00480820">
        <w:rPr>
          <w:rFonts w:eastAsiaTheme="majorEastAsia"/>
          <w:sz w:val="24"/>
          <w:szCs w:val="24"/>
          <w:lang w:val="sr-Cyrl-RS"/>
        </w:rPr>
        <w:t>енкриптоване</w:t>
      </w:r>
      <w:proofErr w:type="spellEnd"/>
      <w:r w:rsidRPr="00480820">
        <w:rPr>
          <w:rFonts w:eastAsiaTheme="majorEastAsia"/>
          <w:sz w:val="24"/>
          <w:szCs w:val="24"/>
          <w:lang w:val="sr-Cyrl-RS"/>
        </w:rPr>
        <w:t xml:space="preserve"> везе чиме се штити од пресретања и неовлашћеног приступа.</w:t>
      </w:r>
    </w:p>
    <w:p w14:paraId="06F34846" w14:textId="3E285D8D" w:rsidR="004143EC" w:rsidRPr="00480820" w:rsidRDefault="004143EC" w:rsidP="00463932">
      <w:pPr>
        <w:ind w:firstLine="720"/>
        <w:jc w:val="both"/>
        <w:rPr>
          <w:rFonts w:eastAsiaTheme="majorEastAsia"/>
          <w:sz w:val="24"/>
          <w:szCs w:val="24"/>
          <w:lang w:val="sr-Cyrl-RS"/>
        </w:rPr>
      </w:pPr>
    </w:p>
    <w:p w14:paraId="0E4F0F0E" w14:textId="43E0E87C" w:rsidR="00F22CEB" w:rsidRPr="00480820" w:rsidRDefault="004143EC" w:rsidP="00B03CB9">
      <w:pPr>
        <w:ind w:firstLine="720"/>
        <w:jc w:val="both"/>
        <w:rPr>
          <w:rFonts w:eastAsiaTheme="majorEastAsia"/>
          <w:sz w:val="24"/>
          <w:szCs w:val="24"/>
          <w:lang w:val="sr-Cyrl-RS"/>
        </w:rPr>
      </w:pPr>
      <w:proofErr w:type="spellStart"/>
      <w:r w:rsidRPr="00480820">
        <w:rPr>
          <w:rFonts w:eastAsiaTheme="majorEastAsia"/>
          <w:sz w:val="24"/>
          <w:szCs w:val="24"/>
          <w:lang w:val="sr-Cyrl-RS"/>
        </w:rPr>
        <w:t>Пример:</w:t>
      </w:r>
      <w:r w:rsidR="00EF3D43" w:rsidRPr="00480820">
        <w:rPr>
          <w:rFonts w:eastAsiaTheme="majorEastAsia"/>
          <w:sz w:val="24"/>
          <w:szCs w:val="24"/>
          <w:lang w:val="sr-Cyrl-RS"/>
        </w:rPr>
        <w:t>СМА</w:t>
      </w:r>
      <w:proofErr w:type="spellEnd"/>
      <w:r w:rsidR="00EF3D43" w:rsidRPr="00480820">
        <w:rPr>
          <w:rFonts w:eastAsiaTheme="majorEastAsia"/>
          <w:sz w:val="24"/>
          <w:szCs w:val="24"/>
          <w:lang w:val="sr-Cyrl-RS"/>
        </w:rPr>
        <w:t xml:space="preserve"> инвертери, као што је </w:t>
      </w:r>
      <w:proofErr w:type="spellStart"/>
      <w:r w:rsidR="00EF3D43" w:rsidRPr="00480820">
        <w:rPr>
          <w:rFonts w:eastAsiaTheme="majorEastAsia"/>
          <w:sz w:val="24"/>
          <w:szCs w:val="24"/>
          <w:lang w:val="sr-Cyrl-RS"/>
        </w:rPr>
        <w:t>Сани</w:t>
      </w:r>
      <w:proofErr w:type="spellEnd"/>
      <w:r w:rsidR="00EF3D43" w:rsidRPr="00480820">
        <w:rPr>
          <w:rFonts w:eastAsiaTheme="majorEastAsia"/>
          <w:sz w:val="24"/>
          <w:szCs w:val="24"/>
          <w:lang w:val="sr-Cyrl-RS"/>
        </w:rPr>
        <w:t xml:space="preserve"> Бој серија омогућава безбедан даљински приступ путем ВПН тунела.</w:t>
      </w:r>
    </w:p>
    <w:p w14:paraId="1AE93C1E" w14:textId="2D09639B" w:rsidR="002849CB" w:rsidRPr="00480820" w:rsidRDefault="002849CB" w:rsidP="00F22CEB">
      <w:pPr>
        <w:rPr>
          <w:rFonts w:eastAsiaTheme="majorEastAsia"/>
          <w:sz w:val="24"/>
          <w:szCs w:val="24"/>
          <w:lang w:val="sr-Cyrl-RS"/>
        </w:rPr>
      </w:pPr>
    </w:p>
    <w:p w14:paraId="6B714CBA" w14:textId="0D6A79EC" w:rsidR="00F22CEB" w:rsidRPr="00480820" w:rsidRDefault="00586425" w:rsidP="00F22CEB">
      <w:pPr>
        <w:pStyle w:val="Heading3"/>
        <w:numPr>
          <w:ilvl w:val="2"/>
          <w:numId w:val="20"/>
        </w:numPr>
        <w:rPr>
          <w:rStyle w:val="Heading3Char"/>
          <w:sz w:val="28"/>
          <w:szCs w:val="28"/>
          <w:lang w:val="sr-Cyrl-RS"/>
        </w:rPr>
      </w:pPr>
      <w:bookmarkStart w:id="407" w:name="_Toc178331699"/>
      <w:proofErr w:type="spellStart"/>
      <w:r w:rsidRPr="00480820">
        <w:rPr>
          <w:rStyle w:val="Heading3Char"/>
          <w:sz w:val="28"/>
          <w:szCs w:val="28"/>
          <w:lang w:val="sr-Cyrl-RS"/>
        </w:rPr>
        <w:t>Фајервал</w:t>
      </w:r>
      <w:proofErr w:type="spellEnd"/>
      <w:r w:rsidRPr="00480820">
        <w:rPr>
          <w:rStyle w:val="Heading3Char"/>
          <w:sz w:val="28"/>
          <w:szCs w:val="28"/>
          <w:lang w:val="sr-Cyrl-RS"/>
        </w:rPr>
        <w:t xml:space="preserve"> ()</w:t>
      </w:r>
      <w:bookmarkEnd w:id="407"/>
    </w:p>
    <w:p w14:paraId="2DF853D3" w14:textId="44E085B0" w:rsidR="00586425" w:rsidRPr="00480820" w:rsidRDefault="00586425" w:rsidP="00586425">
      <w:pPr>
        <w:rPr>
          <w:rFonts w:eastAsiaTheme="majorEastAsia"/>
          <w:lang w:val="sr-Cyrl-RS"/>
        </w:rPr>
      </w:pPr>
    </w:p>
    <w:p w14:paraId="6A412585" w14:textId="4E17EFC7" w:rsidR="00586425" w:rsidRPr="00480820" w:rsidRDefault="00586425" w:rsidP="00CE1690">
      <w:pPr>
        <w:ind w:firstLine="720"/>
        <w:jc w:val="both"/>
        <w:rPr>
          <w:rFonts w:eastAsiaTheme="majorEastAsia"/>
          <w:sz w:val="24"/>
          <w:szCs w:val="24"/>
          <w:lang w:val="sr-Cyrl-RS"/>
        </w:rPr>
      </w:pPr>
      <w:proofErr w:type="spellStart"/>
      <w:r w:rsidRPr="00480820">
        <w:rPr>
          <w:rFonts w:eastAsiaTheme="majorEastAsia"/>
          <w:sz w:val="24"/>
          <w:szCs w:val="24"/>
          <w:lang w:val="sr-Cyrl-RS"/>
        </w:rPr>
        <w:t>Мпрежна</w:t>
      </w:r>
      <w:proofErr w:type="spellEnd"/>
      <w:r w:rsidRPr="00480820">
        <w:rPr>
          <w:rFonts w:eastAsiaTheme="majorEastAsia"/>
          <w:sz w:val="24"/>
          <w:szCs w:val="24"/>
          <w:lang w:val="sr-Cyrl-RS"/>
        </w:rPr>
        <w:t xml:space="preserve"> заштита која контролише улазни и излазни саобраћај </w:t>
      </w:r>
      <w:proofErr w:type="spellStart"/>
      <w:r w:rsidRPr="00480820">
        <w:rPr>
          <w:rFonts w:eastAsiaTheme="majorEastAsia"/>
          <w:sz w:val="24"/>
          <w:szCs w:val="24"/>
          <w:lang w:val="sr-Cyrl-RS"/>
        </w:rPr>
        <w:t>измећ</w:t>
      </w:r>
      <w:proofErr w:type="spellEnd"/>
      <w:r w:rsidRPr="00480820">
        <w:rPr>
          <w:rFonts w:eastAsiaTheme="majorEastAsia"/>
          <w:sz w:val="24"/>
          <w:szCs w:val="24"/>
          <w:lang w:val="sr-Cyrl-RS"/>
        </w:rPr>
        <w:t xml:space="preserve"> инвертера и </w:t>
      </w:r>
      <w:proofErr w:type="spellStart"/>
      <w:r w:rsidRPr="00480820">
        <w:rPr>
          <w:rFonts w:eastAsiaTheme="majorEastAsia"/>
          <w:sz w:val="24"/>
          <w:szCs w:val="24"/>
          <w:lang w:val="sr-Cyrl-RS"/>
        </w:rPr>
        <w:t>мпреже</w:t>
      </w:r>
      <w:proofErr w:type="spellEnd"/>
      <w:r w:rsidRPr="00480820">
        <w:rPr>
          <w:rFonts w:eastAsiaTheme="majorEastAsia"/>
          <w:sz w:val="24"/>
          <w:szCs w:val="24"/>
          <w:lang w:val="sr-Cyrl-RS"/>
        </w:rPr>
        <w:t>, омогућавајући (филтрирањем) само дозвољени саобраћај.</w:t>
      </w:r>
    </w:p>
    <w:p w14:paraId="74A6BF40" w14:textId="239C9094" w:rsidR="00586425" w:rsidRPr="00480820" w:rsidRDefault="00586425" w:rsidP="00586425">
      <w:pPr>
        <w:jc w:val="both"/>
        <w:rPr>
          <w:rFonts w:eastAsiaTheme="majorEastAsia"/>
          <w:sz w:val="24"/>
          <w:szCs w:val="24"/>
          <w:lang w:val="sr-Cyrl-RS"/>
        </w:rPr>
      </w:pPr>
    </w:p>
    <w:p w14:paraId="31956F24" w14:textId="48D41D96" w:rsidR="0052261A" w:rsidRPr="00480820" w:rsidRDefault="007A3121" w:rsidP="00586425">
      <w:pPr>
        <w:jc w:val="both"/>
        <w:rPr>
          <w:rFonts w:eastAsiaTheme="majorEastAsia"/>
          <w:sz w:val="24"/>
          <w:szCs w:val="24"/>
          <w:lang w:val="sr-Cyrl-RS"/>
        </w:rPr>
      </w:pPr>
      <w:r w:rsidRPr="00480820">
        <w:rPr>
          <w:rStyle w:val="Heading3Char"/>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sidRPr="00480820">
        <w:rPr>
          <w:rFonts w:eastAsiaTheme="majorEastAsia"/>
          <w:sz w:val="24"/>
          <w:szCs w:val="24"/>
          <w:lang w:val="sr-Cyrl-RS"/>
        </w:rPr>
        <w:tab/>
      </w:r>
      <w:proofErr w:type="spellStart"/>
      <w:r w:rsidR="0052261A" w:rsidRPr="00480820">
        <w:rPr>
          <w:rFonts w:eastAsiaTheme="majorEastAsia"/>
          <w:sz w:val="24"/>
          <w:szCs w:val="24"/>
          <w:lang w:val="sr-Cyrl-RS"/>
        </w:rPr>
        <w:t>Фајервал</w:t>
      </w:r>
      <w:proofErr w:type="spellEnd"/>
      <w:r w:rsidR="0052261A" w:rsidRPr="00480820">
        <w:rPr>
          <w:rFonts w:eastAsiaTheme="majorEastAsia"/>
          <w:sz w:val="24"/>
          <w:szCs w:val="24"/>
          <w:lang w:val="sr-Cyrl-RS"/>
        </w:rPr>
        <w:t xml:space="preserve"> може бити имплементиран као део инвертера или на мрежном нивоу како би се филтрирао саобраћај ка </w:t>
      </w:r>
      <w:proofErr w:type="spellStart"/>
      <w:r w:rsidR="0052261A" w:rsidRPr="00480820">
        <w:rPr>
          <w:rFonts w:eastAsiaTheme="majorEastAsia"/>
          <w:sz w:val="24"/>
          <w:szCs w:val="24"/>
          <w:lang w:val="sr-Cyrl-RS"/>
        </w:rPr>
        <w:t>инветеру</w:t>
      </w:r>
      <w:proofErr w:type="spellEnd"/>
      <w:r w:rsidR="0052261A" w:rsidRPr="00480820">
        <w:rPr>
          <w:rFonts w:eastAsiaTheme="majorEastAsia"/>
          <w:sz w:val="24"/>
          <w:szCs w:val="24"/>
          <w:lang w:val="sr-Cyrl-RS"/>
        </w:rPr>
        <w:t xml:space="preserve">, </w:t>
      </w:r>
      <w:r w:rsidR="00FD7FBC" w:rsidRPr="00480820">
        <w:rPr>
          <w:rFonts w:eastAsiaTheme="majorEastAsia"/>
          <w:sz w:val="24"/>
          <w:szCs w:val="24"/>
          <w:lang w:val="sr-Cyrl-RS"/>
        </w:rPr>
        <w:t xml:space="preserve">како би се спречили напади као што су </w:t>
      </w:r>
      <w:proofErr w:type="spellStart"/>
      <w:r w:rsidR="00FD7FBC" w:rsidRPr="00480820">
        <w:rPr>
          <w:rFonts w:eastAsiaTheme="majorEastAsia"/>
          <w:sz w:val="24"/>
          <w:szCs w:val="24"/>
          <w:lang w:val="sr-Cyrl-RS"/>
        </w:rPr>
        <w:t>ДДоС</w:t>
      </w:r>
      <w:proofErr w:type="spellEnd"/>
      <w:r w:rsidR="00FD7FBC" w:rsidRPr="00480820">
        <w:rPr>
          <w:rFonts w:eastAsiaTheme="majorEastAsia"/>
          <w:sz w:val="24"/>
          <w:szCs w:val="24"/>
          <w:lang w:val="sr-Cyrl-RS"/>
        </w:rPr>
        <w:t xml:space="preserve"> (</w:t>
      </w:r>
      <w:r w:rsidR="00FD7FBC" w:rsidRPr="00480820">
        <w:rPr>
          <w:bCs/>
          <w:sz w:val="24"/>
          <w:szCs w:val="24"/>
          <w:lang w:val="sr-Cyrl-RS"/>
        </w:rPr>
        <w:t>DDoS (</w:t>
      </w:r>
      <w:proofErr w:type="spellStart"/>
      <w:r w:rsidR="00FD7FBC" w:rsidRPr="00480820">
        <w:rPr>
          <w:bCs/>
          <w:sz w:val="24"/>
          <w:szCs w:val="24"/>
          <w:lang w:val="sr-Cyrl-RS"/>
        </w:rPr>
        <w:t>Distributed</w:t>
      </w:r>
      <w:proofErr w:type="spellEnd"/>
      <w:r w:rsidR="00FD7FBC" w:rsidRPr="00480820">
        <w:rPr>
          <w:bCs/>
          <w:sz w:val="24"/>
          <w:szCs w:val="24"/>
          <w:lang w:val="sr-Cyrl-RS"/>
        </w:rPr>
        <w:t xml:space="preserve"> </w:t>
      </w:r>
      <w:proofErr w:type="spellStart"/>
      <w:r w:rsidR="00FD7FBC" w:rsidRPr="00480820">
        <w:rPr>
          <w:bCs/>
          <w:sz w:val="24"/>
          <w:szCs w:val="24"/>
          <w:lang w:val="sr-Cyrl-RS"/>
        </w:rPr>
        <w:t>Denial</w:t>
      </w:r>
      <w:proofErr w:type="spellEnd"/>
      <w:r w:rsidR="00FD7FBC" w:rsidRPr="00480820">
        <w:rPr>
          <w:bCs/>
          <w:sz w:val="24"/>
          <w:szCs w:val="24"/>
          <w:lang w:val="sr-Cyrl-RS"/>
        </w:rPr>
        <w:t xml:space="preserve"> </w:t>
      </w:r>
      <w:proofErr w:type="spellStart"/>
      <w:r w:rsidR="00FD7FBC" w:rsidRPr="00480820">
        <w:rPr>
          <w:bCs/>
          <w:sz w:val="24"/>
          <w:szCs w:val="24"/>
          <w:lang w:val="sr-Cyrl-RS"/>
        </w:rPr>
        <w:t>of</w:t>
      </w:r>
      <w:proofErr w:type="spellEnd"/>
      <w:r w:rsidR="00FD7FBC" w:rsidRPr="00480820">
        <w:rPr>
          <w:bCs/>
          <w:sz w:val="24"/>
          <w:szCs w:val="24"/>
          <w:lang w:val="sr-Cyrl-RS"/>
        </w:rPr>
        <w:t xml:space="preserve"> </w:t>
      </w:r>
      <w:proofErr w:type="spellStart"/>
      <w:r w:rsidR="00FD7FBC" w:rsidRPr="00480820">
        <w:rPr>
          <w:bCs/>
          <w:sz w:val="24"/>
          <w:szCs w:val="24"/>
          <w:lang w:val="sr-Cyrl-RS"/>
        </w:rPr>
        <w:t>Service</w:t>
      </w:r>
      <w:proofErr w:type="spellEnd"/>
      <w:r w:rsidR="00FD7FBC" w:rsidRPr="00480820">
        <w:rPr>
          <w:bCs/>
          <w:sz w:val="24"/>
          <w:szCs w:val="24"/>
          <w:lang w:val="sr-Cyrl-RS"/>
        </w:rPr>
        <w:t>)</w:t>
      </w:r>
      <w:r w:rsidR="00FD7FBC" w:rsidRPr="00480820">
        <w:rPr>
          <w:rFonts w:eastAsiaTheme="majorEastAsia"/>
          <w:sz w:val="24"/>
          <w:szCs w:val="24"/>
          <w:lang w:val="sr-Cyrl-RS"/>
        </w:rPr>
        <w:t xml:space="preserve">) или неовлашћени приступ. </w:t>
      </w:r>
      <w:proofErr w:type="spellStart"/>
      <w:r w:rsidR="00FD7FBC" w:rsidRPr="00480820">
        <w:rPr>
          <w:rFonts w:eastAsiaTheme="majorEastAsia"/>
          <w:sz w:val="24"/>
          <w:szCs w:val="24"/>
          <w:lang w:val="sr-Cyrl-RS"/>
        </w:rPr>
        <w:t>Конфигурациом</w:t>
      </w:r>
      <w:proofErr w:type="spellEnd"/>
      <w:r w:rsidR="00FD7FBC" w:rsidRPr="00480820">
        <w:rPr>
          <w:rFonts w:eastAsiaTheme="majorEastAsia"/>
          <w:sz w:val="24"/>
          <w:szCs w:val="24"/>
          <w:lang w:val="sr-Cyrl-RS"/>
        </w:rPr>
        <w:t xml:space="preserve"> </w:t>
      </w:r>
      <w:proofErr w:type="spellStart"/>
      <w:r w:rsidR="00FD7FBC" w:rsidRPr="00480820">
        <w:rPr>
          <w:rFonts w:eastAsiaTheme="majorEastAsia"/>
          <w:sz w:val="24"/>
          <w:szCs w:val="24"/>
          <w:lang w:val="sr-Cyrl-RS"/>
        </w:rPr>
        <w:t>фајервала</w:t>
      </w:r>
      <w:proofErr w:type="spellEnd"/>
      <w:r w:rsidR="00FD7FBC" w:rsidRPr="00480820">
        <w:rPr>
          <w:rFonts w:eastAsiaTheme="majorEastAsia"/>
          <w:sz w:val="24"/>
          <w:szCs w:val="24"/>
          <w:lang w:val="sr-Cyrl-RS"/>
        </w:rPr>
        <w:t xml:space="preserve"> може се блокирати непознати ИП или приступ преко одређеног порта.</w:t>
      </w:r>
    </w:p>
    <w:p w14:paraId="4C9B1042" w14:textId="73CB8E90" w:rsidR="0098630F" w:rsidRPr="00480820" w:rsidRDefault="0098630F" w:rsidP="00586425">
      <w:pPr>
        <w:jc w:val="both"/>
        <w:rPr>
          <w:rFonts w:eastAsiaTheme="majorEastAsia"/>
          <w:sz w:val="24"/>
          <w:szCs w:val="24"/>
          <w:lang w:val="sr-Cyrl-RS"/>
        </w:rPr>
      </w:pPr>
    </w:p>
    <w:p w14:paraId="63291B4D" w14:textId="4BD39DF5" w:rsidR="0098630F" w:rsidRPr="00480820" w:rsidRDefault="0098630F" w:rsidP="00586425">
      <w:pPr>
        <w:jc w:val="both"/>
        <w:rPr>
          <w:rFonts w:eastAsiaTheme="majorEastAsia"/>
          <w:sz w:val="24"/>
          <w:szCs w:val="24"/>
          <w:lang w:val="sr-Cyrl-RS"/>
        </w:rPr>
      </w:pPr>
      <w:r w:rsidRPr="00480820">
        <w:rPr>
          <w:rFonts w:eastAsiaTheme="majorEastAsia"/>
          <w:sz w:val="24"/>
          <w:szCs w:val="24"/>
          <w:lang w:val="sr-Cyrl-RS"/>
        </w:rPr>
        <w:tab/>
        <w:t>Пример:</w:t>
      </w:r>
      <w:r w:rsidR="00183C7B" w:rsidRPr="00480820">
        <w:rPr>
          <w:rFonts w:eastAsiaTheme="majorEastAsia"/>
          <w:sz w:val="24"/>
          <w:szCs w:val="24"/>
          <w:lang w:val="sr-Cyrl-RS"/>
        </w:rPr>
        <w:t xml:space="preserve"> </w:t>
      </w:r>
      <w:proofErr w:type="spellStart"/>
      <w:r w:rsidR="00183C7B" w:rsidRPr="00480820">
        <w:rPr>
          <w:rFonts w:eastAsiaTheme="majorEastAsia"/>
          <w:sz w:val="24"/>
          <w:szCs w:val="24"/>
          <w:lang w:val="sr-Cyrl-RS"/>
        </w:rPr>
        <w:t>Фрониус</w:t>
      </w:r>
      <w:proofErr w:type="spellEnd"/>
      <w:r w:rsidR="00183C7B" w:rsidRPr="00480820">
        <w:rPr>
          <w:rFonts w:eastAsiaTheme="majorEastAsia"/>
          <w:sz w:val="24"/>
          <w:szCs w:val="24"/>
          <w:lang w:val="sr-Cyrl-RS"/>
        </w:rPr>
        <w:t xml:space="preserve"> Симо серија долази са уграђеним </w:t>
      </w:r>
      <w:proofErr w:type="spellStart"/>
      <w:r w:rsidR="00183C7B" w:rsidRPr="00480820">
        <w:rPr>
          <w:rFonts w:eastAsiaTheme="majorEastAsia"/>
          <w:sz w:val="24"/>
          <w:szCs w:val="24"/>
          <w:lang w:val="sr-Cyrl-RS"/>
        </w:rPr>
        <w:t>фајервалом</w:t>
      </w:r>
      <w:proofErr w:type="spellEnd"/>
      <w:r w:rsidR="00183C7B" w:rsidRPr="00480820">
        <w:rPr>
          <w:rFonts w:eastAsiaTheme="majorEastAsia"/>
          <w:sz w:val="24"/>
          <w:szCs w:val="24"/>
          <w:lang w:val="sr-Cyrl-RS"/>
        </w:rPr>
        <w:t xml:space="preserve"> који филтрира улазни и излазни саобраћај.</w:t>
      </w:r>
    </w:p>
    <w:p w14:paraId="31E210D6" w14:textId="77777777" w:rsidR="00586425" w:rsidRPr="00480820" w:rsidRDefault="00586425" w:rsidP="00586425">
      <w:pPr>
        <w:jc w:val="both"/>
        <w:rPr>
          <w:rFonts w:eastAsiaTheme="majorEastAsia"/>
          <w:sz w:val="24"/>
          <w:szCs w:val="24"/>
          <w:lang w:val="sr-Cyrl-RS"/>
        </w:rPr>
      </w:pPr>
    </w:p>
    <w:p w14:paraId="74996D9C" w14:textId="160DCA54" w:rsidR="00F22CEB" w:rsidRPr="00480820" w:rsidRDefault="00F63CC8" w:rsidP="00F22CEB">
      <w:pPr>
        <w:pStyle w:val="Heading3"/>
        <w:numPr>
          <w:ilvl w:val="2"/>
          <w:numId w:val="20"/>
        </w:numPr>
        <w:rPr>
          <w:rStyle w:val="Heading3Char"/>
          <w:sz w:val="28"/>
          <w:szCs w:val="28"/>
          <w:lang w:val="sr-Cyrl-RS"/>
        </w:rPr>
      </w:pPr>
      <w:bookmarkStart w:id="408" w:name="_Toc178331700"/>
      <w:r w:rsidRPr="00480820">
        <w:rPr>
          <w:rStyle w:val="Heading3Char"/>
          <w:sz w:val="28"/>
          <w:szCs w:val="28"/>
          <w:lang w:val="sr-Cyrl-RS"/>
        </w:rPr>
        <w:t>ИДС (</w:t>
      </w:r>
      <w:proofErr w:type="spellStart"/>
      <w:r w:rsidRPr="00480820">
        <w:rPr>
          <w:rFonts w:cs="Times New Roman"/>
          <w:bCs/>
          <w:sz w:val="28"/>
          <w:szCs w:val="28"/>
          <w:lang w:val="sr-Cyrl-RS"/>
        </w:rPr>
        <w:t>Intrusion</w:t>
      </w:r>
      <w:proofErr w:type="spellEnd"/>
      <w:r w:rsidRPr="00480820">
        <w:rPr>
          <w:rFonts w:cs="Times New Roman"/>
          <w:bCs/>
          <w:sz w:val="28"/>
          <w:szCs w:val="28"/>
          <w:lang w:val="sr-Cyrl-RS"/>
        </w:rPr>
        <w:t xml:space="preserve"> </w:t>
      </w:r>
      <w:proofErr w:type="spellStart"/>
      <w:r w:rsidRPr="00480820">
        <w:rPr>
          <w:rFonts w:cs="Times New Roman"/>
          <w:bCs/>
          <w:sz w:val="28"/>
          <w:szCs w:val="28"/>
          <w:lang w:val="sr-Cyrl-RS"/>
        </w:rPr>
        <w:t>Detection</w:t>
      </w:r>
      <w:proofErr w:type="spellEnd"/>
      <w:r w:rsidRPr="00480820">
        <w:rPr>
          <w:rFonts w:cs="Times New Roman"/>
          <w:bCs/>
          <w:sz w:val="28"/>
          <w:szCs w:val="28"/>
          <w:lang w:val="sr-Cyrl-RS"/>
        </w:rPr>
        <w:t xml:space="preserve"> </w:t>
      </w:r>
      <w:proofErr w:type="spellStart"/>
      <w:r w:rsidRPr="00480820">
        <w:rPr>
          <w:rFonts w:cs="Times New Roman"/>
          <w:bCs/>
          <w:sz w:val="28"/>
          <w:szCs w:val="28"/>
          <w:lang w:val="sr-Cyrl-RS"/>
        </w:rPr>
        <w:t>Systems</w:t>
      </w:r>
      <w:proofErr w:type="spellEnd"/>
      <w:r w:rsidRPr="00480820">
        <w:rPr>
          <w:rStyle w:val="Heading3Char"/>
          <w:sz w:val="28"/>
          <w:szCs w:val="28"/>
          <w:lang w:val="sr-Cyrl-RS"/>
        </w:rPr>
        <w:t>) / ИПС (</w:t>
      </w:r>
      <w:proofErr w:type="spellStart"/>
      <w:r w:rsidRPr="00480820">
        <w:rPr>
          <w:rFonts w:cs="Times New Roman"/>
          <w:bCs/>
          <w:sz w:val="28"/>
          <w:szCs w:val="28"/>
          <w:lang w:val="sr-Cyrl-RS"/>
        </w:rPr>
        <w:t>Intrusion</w:t>
      </w:r>
      <w:proofErr w:type="spellEnd"/>
      <w:r w:rsidRPr="00480820">
        <w:rPr>
          <w:rFonts w:cs="Times New Roman"/>
          <w:bCs/>
          <w:sz w:val="28"/>
          <w:szCs w:val="28"/>
          <w:lang w:val="sr-Cyrl-RS"/>
        </w:rPr>
        <w:t xml:space="preserve"> </w:t>
      </w:r>
      <w:proofErr w:type="spellStart"/>
      <w:r w:rsidRPr="00480820">
        <w:rPr>
          <w:rFonts w:cs="Times New Roman"/>
          <w:bCs/>
          <w:sz w:val="28"/>
          <w:szCs w:val="28"/>
          <w:lang w:val="sr-Cyrl-RS"/>
        </w:rPr>
        <w:t>Prevention</w:t>
      </w:r>
      <w:proofErr w:type="spellEnd"/>
      <w:r w:rsidRPr="00480820">
        <w:rPr>
          <w:rFonts w:cs="Times New Roman"/>
          <w:bCs/>
          <w:sz w:val="28"/>
          <w:szCs w:val="28"/>
          <w:lang w:val="sr-Cyrl-RS"/>
        </w:rPr>
        <w:t xml:space="preserve"> </w:t>
      </w:r>
      <w:proofErr w:type="spellStart"/>
      <w:r w:rsidRPr="00480820">
        <w:rPr>
          <w:rFonts w:cs="Times New Roman"/>
          <w:bCs/>
          <w:sz w:val="28"/>
          <w:szCs w:val="28"/>
          <w:lang w:val="sr-Cyrl-RS"/>
        </w:rPr>
        <w:t>Systems</w:t>
      </w:r>
      <w:proofErr w:type="spellEnd"/>
      <w:r w:rsidRPr="00480820">
        <w:rPr>
          <w:rStyle w:val="Heading3Char"/>
          <w:sz w:val="28"/>
          <w:szCs w:val="28"/>
          <w:lang w:val="sr-Cyrl-RS"/>
        </w:rPr>
        <w:t>)</w:t>
      </w:r>
      <w:bookmarkEnd w:id="408"/>
      <w:r w:rsidRPr="00480820">
        <w:rPr>
          <w:rStyle w:val="Heading3Char"/>
          <w:sz w:val="28"/>
          <w:szCs w:val="28"/>
          <w:lang w:val="sr-Cyrl-RS"/>
        </w:rPr>
        <w:t xml:space="preserve"> </w:t>
      </w:r>
    </w:p>
    <w:p w14:paraId="2A17C3BF" w14:textId="6CBD37F2" w:rsidR="00F63CC8" w:rsidRPr="00480820" w:rsidRDefault="00F63CC8" w:rsidP="00F63CC8">
      <w:pPr>
        <w:rPr>
          <w:rFonts w:eastAsiaTheme="majorEastAsia"/>
          <w:lang w:val="sr-Cyrl-RS"/>
        </w:rPr>
      </w:pPr>
    </w:p>
    <w:p w14:paraId="07CB5AC8" w14:textId="2A7E587D" w:rsidR="00F63CC8" w:rsidRPr="00480820" w:rsidRDefault="00F63CC8" w:rsidP="00F63CC8">
      <w:pPr>
        <w:ind w:firstLine="720"/>
        <w:jc w:val="both"/>
        <w:rPr>
          <w:rFonts w:eastAsiaTheme="majorEastAsia"/>
          <w:sz w:val="24"/>
          <w:szCs w:val="24"/>
          <w:lang w:val="sr-Cyrl-RS"/>
        </w:rPr>
      </w:pPr>
      <w:r w:rsidRPr="00480820">
        <w:rPr>
          <w:rFonts w:eastAsiaTheme="majorEastAsia"/>
          <w:sz w:val="24"/>
          <w:szCs w:val="24"/>
          <w:lang w:val="sr-Cyrl-RS"/>
        </w:rPr>
        <w:t xml:space="preserve">ИДС/ИПС су системи мрежне заштите који детектују покушаје напада на мрежу у којој се налази </w:t>
      </w:r>
      <w:proofErr w:type="spellStart"/>
      <w:r w:rsidRPr="00480820">
        <w:rPr>
          <w:rFonts w:eastAsiaTheme="majorEastAsia"/>
          <w:sz w:val="24"/>
          <w:szCs w:val="24"/>
          <w:lang w:val="sr-Cyrl-RS"/>
        </w:rPr>
        <w:t>инвертер</w:t>
      </w:r>
      <w:proofErr w:type="spellEnd"/>
      <w:r w:rsidRPr="00480820">
        <w:rPr>
          <w:rFonts w:eastAsiaTheme="majorEastAsia"/>
          <w:sz w:val="24"/>
          <w:szCs w:val="24"/>
          <w:lang w:val="sr-Cyrl-RS"/>
        </w:rPr>
        <w:t>.</w:t>
      </w:r>
    </w:p>
    <w:p w14:paraId="609373CC" w14:textId="13CE545F" w:rsidR="00F63CC8" w:rsidRPr="00480820" w:rsidRDefault="00F63CC8" w:rsidP="00F63CC8">
      <w:pPr>
        <w:jc w:val="both"/>
        <w:rPr>
          <w:rFonts w:eastAsiaTheme="majorEastAsia"/>
          <w:sz w:val="24"/>
          <w:szCs w:val="24"/>
          <w:lang w:val="sr-Cyrl-RS"/>
        </w:rPr>
      </w:pPr>
    </w:p>
    <w:p w14:paraId="6D876C44" w14:textId="1BC81203" w:rsidR="00F63CC8" w:rsidRPr="00480820" w:rsidRDefault="00AD388D" w:rsidP="00F63CC8">
      <w:pPr>
        <w:jc w:val="both"/>
        <w:rPr>
          <w:rFonts w:eastAsiaTheme="majorEastAsia"/>
          <w:sz w:val="24"/>
          <w:szCs w:val="24"/>
          <w:lang w:val="sr-Cyrl-RS"/>
        </w:rPr>
      </w:pPr>
      <w:r w:rsidRPr="00480820">
        <w:rPr>
          <w:rFonts w:eastAsiaTheme="majorEastAsia"/>
          <w:sz w:val="24"/>
          <w:szCs w:val="24"/>
          <w:lang w:val="sr-Cyrl-RS"/>
        </w:rPr>
        <w:tab/>
        <w:t xml:space="preserve">ИДС прати мрежни саобраћај и детектује сумњиве активности попут неовлашћеног приступа или злонамерног кода. ИПС </w:t>
      </w:r>
      <w:proofErr w:type="spellStart"/>
      <w:r w:rsidRPr="00480820">
        <w:rPr>
          <w:rFonts w:eastAsiaTheme="majorEastAsia"/>
          <w:sz w:val="24"/>
          <w:szCs w:val="24"/>
          <w:lang w:val="sr-Cyrl-RS"/>
        </w:rPr>
        <w:t>мож</w:t>
      </w:r>
      <w:proofErr w:type="spellEnd"/>
      <w:r w:rsidRPr="00480820">
        <w:rPr>
          <w:rFonts w:eastAsiaTheme="majorEastAsia"/>
          <w:sz w:val="24"/>
          <w:szCs w:val="24"/>
          <w:lang w:val="sr-Cyrl-RS"/>
        </w:rPr>
        <w:t xml:space="preserve"> аутоматски </w:t>
      </w:r>
      <w:proofErr w:type="spellStart"/>
      <w:r w:rsidRPr="00480820">
        <w:rPr>
          <w:rFonts w:eastAsiaTheme="majorEastAsia"/>
          <w:sz w:val="24"/>
          <w:szCs w:val="24"/>
          <w:lang w:val="sr-Cyrl-RS"/>
        </w:rPr>
        <w:t>предусзеи</w:t>
      </w:r>
      <w:proofErr w:type="spellEnd"/>
      <w:r w:rsidRPr="00480820">
        <w:rPr>
          <w:rFonts w:eastAsiaTheme="majorEastAsia"/>
          <w:sz w:val="24"/>
          <w:szCs w:val="24"/>
          <w:lang w:val="sr-Cyrl-RS"/>
        </w:rPr>
        <w:t xml:space="preserve"> мере </w:t>
      </w:r>
      <w:proofErr w:type="spellStart"/>
      <w:r w:rsidRPr="00480820">
        <w:rPr>
          <w:rFonts w:eastAsiaTheme="majorEastAsia"/>
          <w:sz w:val="24"/>
          <w:szCs w:val="24"/>
          <w:lang w:val="sr-Cyrl-RS"/>
        </w:rPr>
        <w:t>кео</w:t>
      </w:r>
      <w:proofErr w:type="spellEnd"/>
      <w:r w:rsidRPr="00480820">
        <w:rPr>
          <w:rFonts w:eastAsiaTheme="majorEastAsia"/>
          <w:sz w:val="24"/>
          <w:szCs w:val="24"/>
          <w:lang w:val="sr-Cyrl-RS"/>
        </w:rPr>
        <w:t xml:space="preserve"> </w:t>
      </w:r>
      <w:r w:rsidRPr="00480820">
        <w:rPr>
          <w:rFonts w:eastAsiaTheme="majorEastAsia"/>
          <w:sz w:val="24"/>
          <w:szCs w:val="24"/>
          <w:lang w:val="sr-Cyrl-RS"/>
        </w:rPr>
        <w:lastRenderedPageBreak/>
        <w:t>што је блокирање саобраћаја са сумњиве адресе или спречавање специфичних напада.</w:t>
      </w:r>
    </w:p>
    <w:p w14:paraId="6567C611" w14:textId="5926773B" w:rsidR="00000655" w:rsidRPr="00480820" w:rsidRDefault="00000655" w:rsidP="00F63CC8">
      <w:pPr>
        <w:jc w:val="both"/>
        <w:rPr>
          <w:rFonts w:eastAsiaTheme="majorEastAsia"/>
          <w:sz w:val="24"/>
          <w:szCs w:val="24"/>
          <w:lang w:val="sr-Cyrl-RS"/>
        </w:rPr>
      </w:pPr>
    </w:p>
    <w:p w14:paraId="0BC4122A" w14:textId="29C4B4C2" w:rsidR="00F63CC8" w:rsidRPr="00480820" w:rsidRDefault="00000655" w:rsidP="00F63CC8">
      <w:pPr>
        <w:jc w:val="both"/>
        <w:rPr>
          <w:rFonts w:eastAsiaTheme="majorEastAsia"/>
          <w:sz w:val="24"/>
          <w:szCs w:val="24"/>
          <w:lang w:val="sr-Cyrl-RS"/>
        </w:rPr>
      </w:pPr>
      <w:r w:rsidRPr="00480820">
        <w:rPr>
          <w:rFonts w:eastAsiaTheme="majorEastAsia"/>
          <w:sz w:val="24"/>
          <w:szCs w:val="24"/>
          <w:lang w:val="sr-Cyrl-RS"/>
        </w:rPr>
        <w:tab/>
        <w:t>Пример:</w:t>
      </w:r>
      <w:r w:rsidR="00030EE7" w:rsidRPr="00480820">
        <w:rPr>
          <w:rFonts w:eastAsiaTheme="majorEastAsia"/>
          <w:sz w:val="24"/>
          <w:szCs w:val="24"/>
          <w:lang w:val="sr-Cyrl-RS"/>
        </w:rPr>
        <w:t xml:space="preserve"> </w:t>
      </w:r>
      <w:proofErr w:type="spellStart"/>
      <w:r w:rsidR="00030EE7" w:rsidRPr="00480820">
        <w:rPr>
          <w:rFonts w:eastAsiaTheme="majorEastAsia"/>
          <w:sz w:val="24"/>
          <w:szCs w:val="24"/>
          <w:lang w:val="sr-Cyrl-RS"/>
        </w:rPr>
        <w:t>Хаувеи</w:t>
      </w:r>
      <w:proofErr w:type="spellEnd"/>
      <w:r w:rsidR="00030EE7" w:rsidRPr="00480820">
        <w:rPr>
          <w:rFonts w:eastAsiaTheme="majorEastAsia"/>
          <w:sz w:val="24"/>
          <w:szCs w:val="24"/>
          <w:lang w:val="sr-Cyrl-RS"/>
        </w:rPr>
        <w:t xml:space="preserve"> СУН2000 инвертери подржавају </w:t>
      </w:r>
      <w:proofErr w:type="spellStart"/>
      <w:r w:rsidR="00030EE7" w:rsidRPr="00480820">
        <w:rPr>
          <w:rFonts w:eastAsiaTheme="majorEastAsia"/>
          <w:sz w:val="24"/>
          <w:szCs w:val="24"/>
          <w:lang w:val="sr-Cyrl-RS"/>
        </w:rPr>
        <w:t>инвеграцију</w:t>
      </w:r>
      <w:proofErr w:type="spellEnd"/>
      <w:r w:rsidR="00030EE7" w:rsidRPr="00480820">
        <w:rPr>
          <w:rFonts w:eastAsiaTheme="majorEastAsia"/>
          <w:sz w:val="24"/>
          <w:szCs w:val="24"/>
          <w:lang w:val="sr-Cyrl-RS"/>
        </w:rPr>
        <w:t xml:space="preserve"> са ИДС/ИПС системима.</w:t>
      </w:r>
    </w:p>
    <w:p w14:paraId="1B04C593" w14:textId="77777777" w:rsidR="00232995" w:rsidRPr="00480820" w:rsidRDefault="00232995" w:rsidP="00F63CC8">
      <w:pPr>
        <w:rPr>
          <w:rFonts w:eastAsiaTheme="majorEastAsia"/>
          <w:lang w:val="sr-Cyrl-RS"/>
        </w:rPr>
      </w:pPr>
    </w:p>
    <w:p w14:paraId="7D2F2B8C" w14:textId="7694B3B2" w:rsidR="00A36E8D" w:rsidRPr="00480820" w:rsidRDefault="00A36E8D" w:rsidP="00A36E8D">
      <w:pPr>
        <w:pStyle w:val="Heading3"/>
        <w:numPr>
          <w:ilvl w:val="2"/>
          <w:numId w:val="20"/>
        </w:numPr>
        <w:rPr>
          <w:sz w:val="28"/>
          <w:szCs w:val="28"/>
          <w:lang w:val="sr-Cyrl-RS"/>
        </w:rPr>
      </w:pPr>
      <w:bookmarkStart w:id="409" w:name="_Toc178331701"/>
      <w:r w:rsidRPr="00480820">
        <w:rPr>
          <w:rStyle w:val="Heading3Char"/>
          <w:sz w:val="28"/>
          <w:szCs w:val="28"/>
          <w:lang w:val="sr-Cyrl-RS"/>
        </w:rPr>
        <w:t>Сегментација мреже</w:t>
      </w:r>
      <w:bookmarkEnd w:id="409"/>
      <w:r w:rsidRPr="00480820">
        <w:rPr>
          <w:rStyle w:val="Heading3Char"/>
          <w:sz w:val="28"/>
          <w:szCs w:val="28"/>
          <w:lang w:val="sr-Cyrl-RS"/>
        </w:rPr>
        <w:t xml:space="preserve"> </w:t>
      </w:r>
    </w:p>
    <w:p w14:paraId="41B36541" w14:textId="1A404263" w:rsidR="0041596D" w:rsidRPr="00480820" w:rsidRDefault="0041596D" w:rsidP="0041596D">
      <w:pPr>
        <w:rPr>
          <w:rFonts w:eastAsiaTheme="majorEastAsia"/>
          <w:lang w:val="sr-Cyrl-RS"/>
        </w:rPr>
      </w:pPr>
    </w:p>
    <w:p w14:paraId="2E3F9D4B" w14:textId="71A628A8" w:rsidR="0041596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Pr="00480820" w:rsidRDefault="00A36E8D" w:rsidP="00A36E8D">
      <w:pPr>
        <w:ind w:firstLine="720"/>
        <w:jc w:val="both"/>
        <w:rPr>
          <w:rFonts w:eastAsiaTheme="majorEastAsia"/>
          <w:sz w:val="24"/>
          <w:szCs w:val="24"/>
          <w:lang w:val="sr-Cyrl-RS"/>
        </w:rPr>
      </w:pPr>
    </w:p>
    <w:p w14:paraId="551C5EE6" w14:textId="13D4A15A" w:rsidR="00A36E8D" w:rsidRPr="00480820" w:rsidRDefault="00A36E8D" w:rsidP="00A36E8D">
      <w:pPr>
        <w:ind w:firstLine="720"/>
        <w:jc w:val="both"/>
        <w:rPr>
          <w:rFonts w:eastAsiaTheme="majorEastAsia"/>
          <w:sz w:val="24"/>
          <w:szCs w:val="24"/>
          <w:lang w:val="sr-Cyrl-RS"/>
        </w:rPr>
      </w:pPr>
      <w:r w:rsidRPr="00480820">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80820" w:rsidRDefault="0041596D" w:rsidP="0041596D">
      <w:pPr>
        <w:jc w:val="both"/>
        <w:rPr>
          <w:rFonts w:eastAsiaTheme="majorEastAsia"/>
          <w:sz w:val="24"/>
          <w:szCs w:val="24"/>
          <w:lang w:val="sr-Cyrl-RS"/>
        </w:rPr>
      </w:pPr>
    </w:p>
    <w:p w14:paraId="1D735355" w14:textId="593501E0" w:rsidR="0041596D" w:rsidRPr="00480820" w:rsidRDefault="001E1075" w:rsidP="0041596D">
      <w:pPr>
        <w:jc w:val="both"/>
        <w:rPr>
          <w:rFonts w:eastAsiaTheme="majorEastAsia"/>
          <w:sz w:val="24"/>
          <w:szCs w:val="24"/>
          <w:lang w:val="sr-Cyrl-RS"/>
        </w:rPr>
      </w:pPr>
      <w:r w:rsidRPr="00480820">
        <w:rPr>
          <w:rFonts w:eastAsiaTheme="majorEastAsia"/>
          <w:sz w:val="24"/>
          <w:szCs w:val="24"/>
          <w:lang w:val="sr-Cyrl-RS"/>
        </w:rPr>
        <w:tab/>
        <w:t>Пример:</w:t>
      </w:r>
      <w:r w:rsidR="0078496D" w:rsidRPr="00480820">
        <w:rPr>
          <w:rFonts w:eastAsiaTheme="majorEastAsia"/>
          <w:sz w:val="24"/>
          <w:szCs w:val="24"/>
          <w:lang w:val="sr-Cyrl-RS"/>
        </w:rPr>
        <w:t xml:space="preserve"> АББ </w:t>
      </w:r>
      <w:proofErr w:type="spellStart"/>
      <w:r w:rsidR="00E8169E" w:rsidRPr="00480820">
        <w:rPr>
          <w:rFonts w:eastAsiaTheme="majorEastAsia"/>
          <w:sz w:val="24"/>
          <w:szCs w:val="24"/>
          <w:lang w:val="sr-Cyrl-RS"/>
        </w:rPr>
        <w:t>Уно</w:t>
      </w:r>
      <w:proofErr w:type="spellEnd"/>
      <w:r w:rsidR="00E8169E" w:rsidRPr="00480820">
        <w:rPr>
          <w:rFonts w:eastAsiaTheme="majorEastAsia"/>
          <w:sz w:val="24"/>
          <w:szCs w:val="24"/>
          <w:lang w:val="sr-Cyrl-RS"/>
        </w:rPr>
        <w:t xml:space="preserve">-Дм-Плус инвертери могу бити у </w:t>
      </w:r>
      <w:proofErr w:type="spellStart"/>
      <w:r w:rsidR="00E8169E" w:rsidRPr="00480820">
        <w:rPr>
          <w:rFonts w:eastAsiaTheme="majorEastAsia"/>
          <w:sz w:val="24"/>
          <w:szCs w:val="24"/>
          <w:lang w:val="sr-Cyrl-RS"/>
        </w:rPr>
        <w:t>сегментисаним</w:t>
      </w:r>
      <w:proofErr w:type="spellEnd"/>
      <w:r w:rsidR="00E8169E" w:rsidRPr="00480820">
        <w:rPr>
          <w:rFonts w:eastAsiaTheme="majorEastAsia"/>
          <w:sz w:val="24"/>
          <w:szCs w:val="24"/>
          <w:lang w:val="sr-Cyrl-RS"/>
        </w:rPr>
        <w:t xml:space="preserve"> мрежама, што омогућава изолацију уређаја од остатка система.</w:t>
      </w:r>
    </w:p>
    <w:p w14:paraId="7DDD3B46" w14:textId="77777777" w:rsidR="00CE0C1D" w:rsidRPr="00480820" w:rsidRDefault="00CE0C1D" w:rsidP="0041596D">
      <w:pPr>
        <w:jc w:val="both"/>
        <w:rPr>
          <w:rFonts w:eastAsiaTheme="majorEastAsia"/>
          <w:sz w:val="24"/>
          <w:szCs w:val="24"/>
          <w:lang w:val="sr-Cyrl-RS"/>
        </w:rPr>
      </w:pPr>
    </w:p>
    <w:p w14:paraId="7F7B7BD0" w14:textId="0FBB16C3" w:rsidR="00F22CEB" w:rsidRPr="00480820" w:rsidRDefault="00BE39E2" w:rsidP="00F22CEB">
      <w:pPr>
        <w:pStyle w:val="Heading3"/>
        <w:numPr>
          <w:ilvl w:val="2"/>
          <w:numId w:val="20"/>
        </w:numPr>
        <w:rPr>
          <w:rStyle w:val="Heading3Char"/>
          <w:sz w:val="28"/>
          <w:szCs w:val="28"/>
          <w:lang w:val="sr-Cyrl-RS"/>
        </w:rPr>
      </w:pPr>
      <w:bookmarkStart w:id="410" w:name="_Toc178331702"/>
      <w:r w:rsidRPr="00480820">
        <w:rPr>
          <w:rStyle w:val="Heading3Char"/>
          <w:sz w:val="28"/>
          <w:szCs w:val="28"/>
          <w:lang w:val="sr-Cyrl-RS"/>
        </w:rPr>
        <w:t>Редовно ажурирање софтвера</w:t>
      </w:r>
      <w:r w:rsidR="00F61944" w:rsidRPr="00480820">
        <w:rPr>
          <w:rStyle w:val="Heading3Char"/>
          <w:sz w:val="28"/>
          <w:szCs w:val="28"/>
          <w:lang w:val="sr-Cyrl-RS"/>
        </w:rPr>
        <w:t xml:space="preserve"> </w:t>
      </w:r>
      <w:r w:rsidR="00F61944" w:rsidRPr="00480820">
        <w:rPr>
          <w:sz w:val="28"/>
          <w:szCs w:val="28"/>
          <w:lang w:val="sr-Cyrl-RS"/>
        </w:rPr>
        <w:t xml:space="preserve">и </w:t>
      </w:r>
      <w:proofErr w:type="spellStart"/>
      <w:r w:rsidR="00F61944" w:rsidRPr="00480820">
        <w:rPr>
          <w:sz w:val="28"/>
          <w:szCs w:val="28"/>
          <w:lang w:val="sr-Cyrl-RS"/>
        </w:rPr>
        <w:t>фирмвера</w:t>
      </w:r>
      <w:bookmarkEnd w:id="410"/>
      <w:proofErr w:type="spellEnd"/>
    </w:p>
    <w:p w14:paraId="052E568D" w14:textId="5DBB0164" w:rsidR="00F61944" w:rsidRPr="00480820" w:rsidRDefault="00F61944" w:rsidP="00F61944">
      <w:pPr>
        <w:rPr>
          <w:rFonts w:eastAsiaTheme="majorEastAsia"/>
          <w:lang w:val="sr-Cyrl-RS"/>
        </w:rPr>
      </w:pPr>
    </w:p>
    <w:p w14:paraId="6A314391" w14:textId="32C0660D" w:rsidR="00F61944" w:rsidRPr="00480820" w:rsidRDefault="00F61944" w:rsidP="00F61944">
      <w:pPr>
        <w:ind w:firstLine="720"/>
        <w:jc w:val="both"/>
        <w:rPr>
          <w:rFonts w:eastAsiaTheme="majorEastAsia"/>
          <w:sz w:val="24"/>
          <w:szCs w:val="24"/>
          <w:lang w:val="sr-Cyrl-RS"/>
        </w:rPr>
      </w:pPr>
      <w:r w:rsidRPr="00480820">
        <w:rPr>
          <w:rFonts w:eastAsiaTheme="majorEastAsia"/>
          <w:sz w:val="24"/>
          <w:szCs w:val="24"/>
          <w:lang w:val="sr-Cyrl-RS"/>
        </w:rPr>
        <w:t xml:space="preserve">Редовно ажурирање софтвера и </w:t>
      </w:r>
      <w:proofErr w:type="spellStart"/>
      <w:r w:rsidRPr="00480820">
        <w:rPr>
          <w:rFonts w:eastAsiaTheme="majorEastAsia"/>
          <w:sz w:val="24"/>
          <w:szCs w:val="24"/>
          <w:lang w:val="sr-Cyrl-RS"/>
        </w:rPr>
        <w:t>фирмвера</w:t>
      </w:r>
      <w:proofErr w:type="spellEnd"/>
      <w:r w:rsidRPr="00480820">
        <w:rPr>
          <w:rFonts w:eastAsiaTheme="majorEastAsia"/>
          <w:sz w:val="24"/>
          <w:szCs w:val="24"/>
          <w:lang w:val="sr-Cyrl-RS"/>
        </w:rPr>
        <w:t xml:space="preserve"> је кључно за смањење рањивости уређаја и одржавање његове сигурности на дуже време.</w:t>
      </w:r>
    </w:p>
    <w:p w14:paraId="1A17E102" w14:textId="5C030A88"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r>
    </w:p>
    <w:p w14:paraId="7BB7F1D9" w14:textId="6F3EF7BA" w:rsidR="00F61944" w:rsidRPr="00480820" w:rsidRDefault="00F61944" w:rsidP="00F61944">
      <w:pPr>
        <w:jc w:val="both"/>
        <w:rPr>
          <w:rFonts w:eastAsiaTheme="majorEastAsia"/>
          <w:sz w:val="24"/>
          <w:szCs w:val="24"/>
          <w:lang w:val="sr-Cyrl-RS"/>
        </w:rPr>
      </w:pPr>
      <w:r w:rsidRPr="00480820">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Pr="00480820" w:rsidRDefault="009A607A" w:rsidP="00F61944">
      <w:pPr>
        <w:jc w:val="both"/>
        <w:rPr>
          <w:rFonts w:eastAsiaTheme="majorEastAsia"/>
          <w:sz w:val="24"/>
          <w:szCs w:val="24"/>
          <w:lang w:val="sr-Cyrl-RS"/>
        </w:rPr>
      </w:pPr>
    </w:p>
    <w:p w14:paraId="0BB802B8" w14:textId="2B5F2D9B" w:rsidR="009A607A" w:rsidRPr="00480820" w:rsidRDefault="009A607A" w:rsidP="00287F8C">
      <w:pPr>
        <w:ind w:firstLine="720"/>
        <w:jc w:val="both"/>
        <w:rPr>
          <w:rFonts w:eastAsiaTheme="majorEastAsia"/>
          <w:sz w:val="24"/>
          <w:szCs w:val="24"/>
          <w:lang w:val="sr-Cyrl-RS"/>
        </w:rPr>
      </w:pPr>
      <w:proofErr w:type="spellStart"/>
      <w:r w:rsidRPr="00480820">
        <w:rPr>
          <w:rFonts w:eastAsiaTheme="majorEastAsia"/>
          <w:sz w:val="24"/>
          <w:szCs w:val="24"/>
          <w:lang w:val="sr-Cyrl-RS"/>
        </w:rPr>
        <w:t>Пример:</w:t>
      </w:r>
      <w:r w:rsidR="00310534" w:rsidRPr="00480820">
        <w:rPr>
          <w:rFonts w:eastAsiaTheme="majorEastAsia"/>
          <w:sz w:val="24"/>
          <w:szCs w:val="24"/>
          <w:lang w:val="sr-Cyrl-RS"/>
        </w:rPr>
        <w:t>Енфејз</w:t>
      </w:r>
      <w:proofErr w:type="spellEnd"/>
      <w:r w:rsidR="00310534" w:rsidRPr="00480820">
        <w:rPr>
          <w:rFonts w:eastAsiaTheme="majorEastAsia"/>
          <w:sz w:val="24"/>
          <w:szCs w:val="24"/>
          <w:lang w:val="sr-Cyrl-RS"/>
        </w:rPr>
        <w:t xml:space="preserve">, </w:t>
      </w:r>
      <w:r w:rsidR="00310534" w:rsidRPr="00480820">
        <w:rPr>
          <w:bCs/>
          <w:sz w:val="24"/>
          <w:szCs w:val="24"/>
          <w:lang w:val="sr-Cyrl-RS"/>
        </w:rPr>
        <w:t xml:space="preserve">IQ серија </w:t>
      </w:r>
      <w:proofErr w:type="spellStart"/>
      <w:r w:rsidR="00310534" w:rsidRPr="00480820">
        <w:rPr>
          <w:bCs/>
          <w:sz w:val="24"/>
          <w:szCs w:val="24"/>
          <w:lang w:val="sr-Cyrl-RS"/>
        </w:rPr>
        <w:t>миктоинвертера</w:t>
      </w:r>
      <w:proofErr w:type="spellEnd"/>
      <w:r w:rsidR="00310534" w:rsidRPr="00480820">
        <w:rPr>
          <w:bCs/>
          <w:sz w:val="24"/>
          <w:szCs w:val="24"/>
          <w:lang w:val="sr-Cyrl-RS"/>
        </w:rPr>
        <w:t xml:space="preserve"> подржава редовно ажурирање на</w:t>
      </w:r>
    </w:p>
    <w:p w14:paraId="249A69BA" w14:textId="7D655205" w:rsidR="006F0AFC" w:rsidRPr="00480820" w:rsidRDefault="00310534" w:rsidP="00287F8C">
      <w:pPr>
        <w:jc w:val="both"/>
        <w:rPr>
          <w:rFonts w:eastAsiaTheme="majorEastAsia"/>
          <w:sz w:val="24"/>
          <w:szCs w:val="24"/>
          <w:lang w:val="sr-Cyrl-RS"/>
        </w:rPr>
      </w:pPr>
      <w:r w:rsidRPr="00480820">
        <w:rPr>
          <w:bCs/>
          <w:sz w:val="24"/>
          <w:szCs w:val="24"/>
          <w:lang w:val="sr-Cyrl-RS"/>
        </w:rPr>
        <w:t>даљину (</w:t>
      </w:r>
      <w:proofErr w:type="spellStart"/>
      <w:r w:rsidRPr="00480820">
        <w:rPr>
          <w:bCs/>
          <w:sz w:val="24"/>
          <w:szCs w:val="24"/>
          <w:lang w:val="sr-Cyrl-RS"/>
        </w:rPr>
        <w:t>over-the-air</w:t>
      </w:r>
      <w:proofErr w:type="spellEnd"/>
      <w:r w:rsidRPr="00480820">
        <w:rPr>
          <w:bCs/>
          <w:sz w:val="24"/>
          <w:szCs w:val="24"/>
          <w:lang w:val="sr-Cyrl-RS"/>
        </w:rPr>
        <w:t xml:space="preserve">), омогућавајући корисницима да инсталирају најновије </w:t>
      </w:r>
      <w:proofErr w:type="spellStart"/>
      <w:r w:rsidRPr="00480820">
        <w:rPr>
          <w:bCs/>
          <w:sz w:val="24"/>
          <w:szCs w:val="24"/>
          <w:lang w:val="sr-Cyrl-RS"/>
        </w:rPr>
        <w:t>сигурностне</w:t>
      </w:r>
      <w:proofErr w:type="spellEnd"/>
      <w:r w:rsidRPr="00480820">
        <w:rPr>
          <w:bCs/>
          <w:sz w:val="24"/>
          <w:szCs w:val="24"/>
          <w:lang w:val="sr-Cyrl-RS"/>
        </w:rPr>
        <w:t xml:space="preserve"> закрпе.</w:t>
      </w:r>
    </w:p>
    <w:p w14:paraId="511AF313" w14:textId="77777777" w:rsidR="00BE39E2" w:rsidRPr="00480820" w:rsidRDefault="00BE39E2" w:rsidP="00BE39E2">
      <w:pPr>
        <w:rPr>
          <w:rFonts w:eastAsiaTheme="majorEastAsia"/>
          <w:lang w:val="sr-Cyrl-RS"/>
        </w:rPr>
      </w:pPr>
    </w:p>
    <w:p w14:paraId="7758449F" w14:textId="4ECD51D3" w:rsidR="00E106C7" w:rsidRPr="00480820" w:rsidRDefault="00E94A49" w:rsidP="00E106C7">
      <w:pPr>
        <w:pStyle w:val="Heading3"/>
        <w:numPr>
          <w:ilvl w:val="2"/>
          <w:numId w:val="20"/>
        </w:numPr>
        <w:rPr>
          <w:rStyle w:val="Heading3Char"/>
          <w:sz w:val="28"/>
          <w:szCs w:val="28"/>
          <w:lang w:val="sr-Cyrl-RS"/>
        </w:rPr>
      </w:pPr>
      <w:bookmarkStart w:id="411" w:name="_Toc178331703"/>
      <w:r w:rsidRPr="00480820">
        <w:rPr>
          <w:rStyle w:val="Heading3Char"/>
          <w:sz w:val="28"/>
          <w:szCs w:val="28"/>
          <w:lang w:val="sr-Cyrl-RS"/>
        </w:rPr>
        <w:t>Мониторинг</w:t>
      </w:r>
      <w:r w:rsidR="003623DA" w:rsidRPr="00480820">
        <w:rPr>
          <w:rStyle w:val="Heading3Char"/>
          <w:sz w:val="28"/>
          <w:szCs w:val="28"/>
          <w:lang w:val="sr-Cyrl-RS"/>
        </w:rPr>
        <w:t xml:space="preserve"> и логовање мрежног саобраћаја</w:t>
      </w:r>
      <w:bookmarkEnd w:id="411"/>
    </w:p>
    <w:p w14:paraId="45F7FF81" w14:textId="2D063969" w:rsidR="00052F4B" w:rsidRPr="00480820" w:rsidRDefault="00052F4B" w:rsidP="00052F4B">
      <w:pPr>
        <w:rPr>
          <w:rFonts w:eastAsiaTheme="majorEastAsia"/>
          <w:lang w:val="sr-Cyrl-RS"/>
        </w:rPr>
      </w:pPr>
    </w:p>
    <w:p w14:paraId="62D53182" w14:textId="388300A2" w:rsidR="001D7278" w:rsidRPr="00480820" w:rsidRDefault="001D7278" w:rsidP="00657663">
      <w:pPr>
        <w:ind w:firstLine="720"/>
        <w:jc w:val="both"/>
        <w:rPr>
          <w:rFonts w:eastAsiaTheme="majorEastAsia"/>
          <w:sz w:val="24"/>
          <w:szCs w:val="24"/>
          <w:lang w:val="sr-Cyrl-RS"/>
        </w:rPr>
      </w:pPr>
      <w:r w:rsidRPr="00480820">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Pr="00480820" w:rsidRDefault="005F4405" w:rsidP="00657663">
      <w:pPr>
        <w:ind w:firstLine="720"/>
        <w:jc w:val="both"/>
        <w:rPr>
          <w:rFonts w:eastAsiaTheme="majorEastAsia"/>
          <w:sz w:val="24"/>
          <w:szCs w:val="24"/>
          <w:lang w:val="sr-Cyrl-RS"/>
        </w:rPr>
      </w:pPr>
    </w:p>
    <w:p w14:paraId="35FD6619" w14:textId="1F9E09A0" w:rsidR="005F4405" w:rsidRPr="00480820" w:rsidRDefault="005F4405" w:rsidP="00657663">
      <w:pPr>
        <w:ind w:firstLine="720"/>
        <w:jc w:val="both"/>
        <w:rPr>
          <w:rFonts w:eastAsiaTheme="majorEastAsia"/>
          <w:sz w:val="24"/>
          <w:szCs w:val="24"/>
          <w:lang w:val="sr-Cyrl-RS"/>
        </w:rPr>
      </w:pPr>
      <w:r w:rsidRPr="00480820">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Pr="00480820" w:rsidRDefault="00751292" w:rsidP="00657663">
      <w:pPr>
        <w:ind w:firstLine="720"/>
        <w:jc w:val="both"/>
        <w:rPr>
          <w:rFonts w:eastAsiaTheme="majorEastAsia"/>
          <w:sz w:val="24"/>
          <w:szCs w:val="24"/>
          <w:lang w:val="sr-Cyrl-RS"/>
        </w:rPr>
      </w:pPr>
    </w:p>
    <w:p w14:paraId="0C0765EE" w14:textId="3D1C3251" w:rsidR="00751292" w:rsidRPr="00480820" w:rsidRDefault="00751292" w:rsidP="00657663">
      <w:pPr>
        <w:ind w:firstLine="720"/>
        <w:jc w:val="both"/>
        <w:rPr>
          <w:rFonts w:eastAsiaTheme="majorEastAsia"/>
          <w:sz w:val="24"/>
          <w:szCs w:val="24"/>
          <w:lang w:val="sr-Cyrl-RS"/>
        </w:rPr>
      </w:pPr>
      <w:r w:rsidRPr="00480820">
        <w:rPr>
          <w:rFonts w:eastAsiaTheme="majorEastAsia"/>
          <w:sz w:val="24"/>
          <w:szCs w:val="24"/>
          <w:lang w:val="sr-Cyrl-RS"/>
        </w:rPr>
        <w:t>Пример:</w:t>
      </w:r>
      <w:r w:rsidR="00675B75" w:rsidRPr="00480820">
        <w:rPr>
          <w:rFonts w:eastAsiaTheme="majorEastAsia"/>
          <w:sz w:val="24"/>
          <w:szCs w:val="24"/>
          <w:lang w:val="sr-Cyrl-RS"/>
        </w:rPr>
        <w:t xml:space="preserve"> Шнајдер </w:t>
      </w:r>
      <w:proofErr w:type="spellStart"/>
      <w:r w:rsidR="00675B75" w:rsidRPr="00480820">
        <w:rPr>
          <w:rFonts w:eastAsiaTheme="majorEastAsia"/>
          <w:sz w:val="24"/>
          <w:szCs w:val="24"/>
          <w:lang w:val="sr-Cyrl-RS"/>
        </w:rPr>
        <w:t>Електриј</w:t>
      </w:r>
      <w:proofErr w:type="spellEnd"/>
      <w:r w:rsidR="00675B75" w:rsidRPr="00480820">
        <w:rPr>
          <w:rFonts w:eastAsiaTheme="majorEastAsia"/>
          <w:sz w:val="24"/>
          <w:szCs w:val="24"/>
          <w:lang w:val="sr-Cyrl-RS"/>
        </w:rPr>
        <w:t xml:space="preserve"> Контекст серија нуди </w:t>
      </w:r>
      <w:proofErr w:type="spellStart"/>
      <w:r w:rsidR="00675B75" w:rsidRPr="00480820">
        <w:rPr>
          <w:rFonts w:eastAsiaTheme="majorEastAsia"/>
          <w:sz w:val="24"/>
          <w:szCs w:val="24"/>
          <w:lang w:val="sr-Cyrl-RS"/>
        </w:rPr>
        <w:t>напреднде</w:t>
      </w:r>
      <w:proofErr w:type="spellEnd"/>
      <w:r w:rsidR="00675B75" w:rsidRPr="00480820">
        <w:rPr>
          <w:rFonts w:eastAsiaTheme="majorEastAsia"/>
          <w:sz w:val="24"/>
          <w:szCs w:val="24"/>
          <w:lang w:val="sr-Cyrl-RS"/>
        </w:rPr>
        <w:t xml:space="preserve"> опције за мониторинг и логовање мрежног саобраћаја.</w:t>
      </w:r>
    </w:p>
    <w:p w14:paraId="0AF639C3" w14:textId="77777777" w:rsidR="00052F4B" w:rsidRPr="00480820" w:rsidRDefault="00052F4B" w:rsidP="00052F4B">
      <w:pPr>
        <w:rPr>
          <w:rFonts w:eastAsiaTheme="majorEastAsia"/>
          <w:lang w:val="sr-Cyrl-RS"/>
        </w:rPr>
      </w:pPr>
    </w:p>
    <w:p w14:paraId="104D8040" w14:textId="5099FAB5" w:rsidR="00E106C7" w:rsidRPr="00480820" w:rsidRDefault="00BE566C" w:rsidP="00E106C7">
      <w:pPr>
        <w:pStyle w:val="Heading3"/>
        <w:numPr>
          <w:ilvl w:val="2"/>
          <w:numId w:val="20"/>
        </w:numPr>
        <w:rPr>
          <w:rStyle w:val="Heading3Char"/>
          <w:sz w:val="28"/>
          <w:szCs w:val="28"/>
          <w:lang w:val="sr-Cyrl-RS"/>
        </w:rPr>
      </w:pPr>
      <w:bookmarkStart w:id="412" w:name="_Toc178331704"/>
      <w:r w:rsidRPr="00480820">
        <w:rPr>
          <w:rStyle w:val="Heading3Char"/>
          <w:sz w:val="28"/>
          <w:szCs w:val="28"/>
          <w:lang w:val="sr-Cyrl-RS"/>
        </w:rPr>
        <w:t xml:space="preserve">Сигурно управљање приступом (ИАМ - </w:t>
      </w:r>
      <w:proofErr w:type="spellStart"/>
      <w:r w:rsidRPr="00480820">
        <w:rPr>
          <w:rStyle w:val="Heading3Char"/>
          <w:sz w:val="28"/>
          <w:szCs w:val="28"/>
          <w:lang w:val="sr-Cyrl-RS"/>
        </w:rPr>
        <w:t>Identity</w:t>
      </w:r>
      <w:proofErr w:type="spellEnd"/>
      <w:r w:rsidRPr="00480820">
        <w:rPr>
          <w:rStyle w:val="Heading3Char"/>
          <w:sz w:val="28"/>
          <w:szCs w:val="28"/>
          <w:lang w:val="sr-Cyrl-RS"/>
        </w:rPr>
        <w:t xml:space="preserve"> </w:t>
      </w:r>
      <w:proofErr w:type="spellStart"/>
      <w:r w:rsidRPr="00480820">
        <w:rPr>
          <w:rStyle w:val="Heading3Char"/>
          <w:sz w:val="28"/>
          <w:szCs w:val="28"/>
          <w:lang w:val="sr-Cyrl-RS"/>
        </w:rPr>
        <w:t>and</w:t>
      </w:r>
      <w:proofErr w:type="spellEnd"/>
      <w:r w:rsidRPr="00480820">
        <w:rPr>
          <w:rStyle w:val="Heading3Char"/>
          <w:sz w:val="28"/>
          <w:szCs w:val="28"/>
          <w:lang w:val="sr-Cyrl-RS"/>
        </w:rPr>
        <w:t xml:space="preserve"> Access Management)</w:t>
      </w:r>
      <w:bookmarkEnd w:id="412"/>
    </w:p>
    <w:p w14:paraId="3E33DAA7" w14:textId="66581DE5" w:rsidR="00BE566C" w:rsidRPr="00480820" w:rsidRDefault="00BE566C" w:rsidP="00BE566C">
      <w:pPr>
        <w:rPr>
          <w:rFonts w:eastAsiaTheme="majorEastAsia"/>
          <w:lang w:val="sr-Cyrl-RS"/>
        </w:rPr>
      </w:pPr>
    </w:p>
    <w:p w14:paraId="5D7FC33D" w14:textId="360621DD" w:rsidR="00BE566C" w:rsidRPr="00480820" w:rsidRDefault="003B72AB" w:rsidP="004A0716">
      <w:pPr>
        <w:ind w:firstLine="720"/>
        <w:jc w:val="both"/>
        <w:rPr>
          <w:rFonts w:eastAsiaTheme="majorEastAsia"/>
          <w:sz w:val="24"/>
          <w:szCs w:val="24"/>
          <w:lang w:val="sr-Cyrl-RS"/>
        </w:rPr>
      </w:pPr>
      <w:r w:rsidRPr="00480820">
        <w:rPr>
          <w:rFonts w:eastAsiaTheme="majorEastAsia"/>
          <w:sz w:val="24"/>
          <w:szCs w:val="24"/>
          <w:lang w:val="sr-Cyrl-RS"/>
        </w:rPr>
        <w:t xml:space="preserve">Управљање приступом </w:t>
      </w:r>
      <w:proofErr w:type="spellStart"/>
      <w:r w:rsidRPr="00480820">
        <w:rPr>
          <w:rFonts w:eastAsiaTheme="majorEastAsia"/>
          <w:sz w:val="24"/>
          <w:szCs w:val="24"/>
          <w:lang w:val="sr-Cyrl-RS"/>
        </w:rPr>
        <w:t>кориснка</w:t>
      </w:r>
      <w:proofErr w:type="spellEnd"/>
      <w:r w:rsidRPr="00480820">
        <w:rPr>
          <w:rFonts w:eastAsiaTheme="majorEastAsia"/>
          <w:sz w:val="24"/>
          <w:szCs w:val="24"/>
          <w:lang w:val="sr-Cyrl-RS"/>
        </w:rPr>
        <w:t xml:space="preserve"> и уређаја мрежним ресурсима осигурава да само овлашћени ентитети могу имати одговарајући ниво приступа.</w:t>
      </w:r>
    </w:p>
    <w:p w14:paraId="48015CF7" w14:textId="32F56B51" w:rsidR="00E106C7" w:rsidRPr="00480820" w:rsidRDefault="00E106C7" w:rsidP="00E106C7">
      <w:pPr>
        <w:rPr>
          <w:rFonts w:eastAsiaTheme="majorEastAsia"/>
          <w:lang w:val="sr-Cyrl-RS"/>
        </w:rPr>
      </w:pPr>
    </w:p>
    <w:p w14:paraId="313DC4A0" w14:textId="6ECF7191" w:rsidR="00920360" w:rsidRPr="00480820" w:rsidRDefault="00920360" w:rsidP="00796E62">
      <w:pPr>
        <w:jc w:val="both"/>
        <w:rPr>
          <w:rFonts w:eastAsiaTheme="majorEastAsia"/>
          <w:sz w:val="24"/>
          <w:szCs w:val="24"/>
          <w:lang w:val="sr-Cyrl-RS"/>
        </w:rPr>
      </w:pPr>
      <w:r w:rsidRPr="00480820">
        <w:rPr>
          <w:rFonts w:eastAsiaTheme="majorEastAsia"/>
          <w:lang w:val="sr-Cyrl-RS"/>
        </w:rPr>
        <w:tab/>
      </w:r>
      <w:r w:rsidRPr="00480820">
        <w:rPr>
          <w:rFonts w:eastAsiaTheme="majorEastAsia"/>
          <w:sz w:val="24"/>
          <w:szCs w:val="24"/>
          <w:lang w:val="sr-Cyrl-RS"/>
        </w:rPr>
        <w:t xml:space="preserve">Уређаји користе ИАМ системе за контролу ко може приступити мрежи на којем </w:t>
      </w:r>
      <w:proofErr w:type="spellStart"/>
      <w:r w:rsidRPr="00480820">
        <w:rPr>
          <w:rFonts w:eastAsiaTheme="majorEastAsia"/>
          <w:sz w:val="24"/>
          <w:szCs w:val="24"/>
          <w:lang w:val="sr-Cyrl-RS"/>
        </w:rPr>
        <w:t>новоу</w:t>
      </w:r>
      <w:proofErr w:type="spellEnd"/>
      <w:r w:rsidRPr="00480820">
        <w:rPr>
          <w:rFonts w:eastAsiaTheme="majorEastAsia"/>
          <w:sz w:val="24"/>
          <w:szCs w:val="24"/>
          <w:lang w:val="sr-Cyrl-RS"/>
        </w:rPr>
        <w:t xml:space="preserve">, ово укључује улоге, дозволе за различите кориснике и </w:t>
      </w:r>
      <w:proofErr w:type="spellStart"/>
      <w:r w:rsidRPr="00480820">
        <w:rPr>
          <w:rFonts w:eastAsiaTheme="majorEastAsia"/>
          <w:sz w:val="24"/>
          <w:szCs w:val="24"/>
          <w:lang w:val="sr-Cyrl-RS"/>
        </w:rPr>
        <w:t>аутентификацију</w:t>
      </w:r>
      <w:proofErr w:type="spellEnd"/>
      <w:r w:rsidRPr="00480820">
        <w:rPr>
          <w:rFonts w:eastAsiaTheme="majorEastAsia"/>
          <w:sz w:val="24"/>
          <w:szCs w:val="24"/>
          <w:lang w:val="sr-Cyrl-RS"/>
        </w:rPr>
        <w:t xml:space="preserve"> и ауторизацију.</w:t>
      </w:r>
    </w:p>
    <w:p w14:paraId="10997D87" w14:textId="77777777" w:rsidR="00F22CEB" w:rsidRPr="00480820" w:rsidRDefault="00F22CEB" w:rsidP="00F22CEB">
      <w:pPr>
        <w:rPr>
          <w:rFonts w:eastAsiaTheme="majorEastAsia"/>
          <w:lang w:val="sr-Cyrl-RS"/>
        </w:rPr>
      </w:pPr>
    </w:p>
    <w:p w14:paraId="697947B9" w14:textId="1508E22E" w:rsidR="002849CB" w:rsidRPr="00480820" w:rsidRDefault="00796E62" w:rsidP="00DB2CB0">
      <w:pPr>
        <w:rPr>
          <w:rFonts w:eastAsiaTheme="majorEastAsia"/>
          <w:sz w:val="24"/>
          <w:szCs w:val="24"/>
          <w:lang w:val="sr-Cyrl-RS"/>
        </w:rPr>
      </w:pPr>
      <w:r w:rsidRPr="00480820">
        <w:rPr>
          <w:rFonts w:eastAsiaTheme="majorEastAsia"/>
          <w:sz w:val="24"/>
          <w:szCs w:val="24"/>
          <w:lang w:val="sr-Cyrl-RS"/>
        </w:rPr>
        <w:tab/>
        <w:t>Пример:</w:t>
      </w:r>
      <w:r w:rsidR="00AF4F76" w:rsidRPr="00480820">
        <w:rPr>
          <w:rFonts w:eastAsiaTheme="majorEastAsia"/>
          <w:sz w:val="24"/>
          <w:szCs w:val="24"/>
          <w:lang w:val="sr-Cyrl-RS"/>
        </w:rPr>
        <w:t xml:space="preserve"> </w:t>
      </w:r>
      <w:proofErr w:type="spellStart"/>
      <w:r w:rsidR="00AF4F76" w:rsidRPr="00480820">
        <w:rPr>
          <w:rFonts w:eastAsiaTheme="majorEastAsia"/>
          <w:sz w:val="24"/>
          <w:szCs w:val="24"/>
          <w:lang w:val="sr-Cyrl-RS"/>
        </w:rPr>
        <w:t>Сунгров</w:t>
      </w:r>
      <w:proofErr w:type="spellEnd"/>
      <w:r w:rsidR="00AF4F76" w:rsidRPr="00480820">
        <w:rPr>
          <w:rFonts w:eastAsiaTheme="majorEastAsia"/>
          <w:sz w:val="24"/>
          <w:szCs w:val="24"/>
          <w:lang w:val="sr-Cyrl-RS"/>
        </w:rPr>
        <w:t xml:space="preserve"> (</w:t>
      </w:r>
      <w:proofErr w:type="spellStart"/>
      <w:r w:rsidR="00AF4F76" w:rsidRPr="00480820">
        <w:rPr>
          <w:bCs/>
          <w:sz w:val="24"/>
          <w:szCs w:val="24"/>
          <w:lang w:val="sr-Cyrl-RS"/>
        </w:rPr>
        <w:t>Sungrow</w:t>
      </w:r>
      <w:proofErr w:type="spellEnd"/>
      <w:r w:rsidR="00AF4F76" w:rsidRPr="00480820">
        <w:rPr>
          <w:rFonts w:eastAsiaTheme="majorEastAsia"/>
          <w:sz w:val="24"/>
          <w:szCs w:val="24"/>
          <w:lang w:val="sr-Cyrl-RS"/>
        </w:rPr>
        <w:t xml:space="preserve">) СГ серија инвертера користи </w:t>
      </w:r>
      <w:proofErr w:type="spellStart"/>
      <w:r w:rsidR="00AF4F76" w:rsidRPr="00480820">
        <w:rPr>
          <w:rFonts w:eastAsiaTheme="majorEastAsia"/>
          <w:sz w:val="24"/>
          <w:szCs w:val="24"/>
          <w:lang w:val="sr-Cyrl-RS"/>
        </w:rPr>
        <w:t>ситеме</w:t>
      </w:r>
      <w:proofErr w:type="spellEnd"/>
      <w:r w:rsidR="00AF4F76" w:rsidRPr="00480820">
        <w:rPr>
          <w:rFonts w:eastAsiaTheme="majorEastAsia"/>
          <w:sz w:val="24"/>
          <w:szCs w:val="24"/>
          <w:lang w:val="sr-Cyrl-RS"/>
        </w:rPr>
        <w:t xml:space="preserve"> за управљање приступом и идентитетима.</w:t>
      </w:r>
    </w:p>
    <w:p w14:paraId="14FABA32" w14:textId="347ACAF9" w:rsidR="00B70A21" w:rsidRPr="00480820" w:rsidRDefault="00302488" w:rsidP="00B70A21">
      <w:pPr>
        <w:pStyle w:val="Heading1"/>
        <w:numPr>
          <w:ilvl w:val="0"/>
          <w:numId w:val="1"/>
        </w:numPr>
        <w:rPr>
          <w:rFonts w:ascii="Times New Roman" w:hAnsi="Times New Roman" w:cs="Times New Roman"/>
          <w:color w:val="auto"/>
          <w:lang w:val="sr-Cyrl-RS"/>
        </w:rPr>
      </w:pPr>
      <w:bookmarkStart w:id="413" w:name="_Toc178331705"/>
      <w:r w:rsidRPr="00480820">
        <w:rPr>
          <w:rFonts w:ascii="Times New Roman" w:hAnsi="Times New Roman" w:cs="Times New Roman"/>
          <w:color w:val="auto"/>
          <w:lang w:val="sr-Cyrl-RS"/>
        </w:rPr>
        <w:t>Рањивости соларних система</w:t>
      </w:r>
      <w:bookmarkEnd w:id="413"/>
    </w:p>
    <w:p w14:paraId="7DA28D9A" w14:textId="77777777" w:rsidR="00B70A21" w:rsidRPr="00480820" w:rsidRDefault="00B70A21" w:rsidP="00B70A21">
      <w:pPr>
        <w:rPr>
          <w:lang w:val="sr-Cyrl-RS"/>
        </w:rPr>
      </w:pPr>
    </w:p>
    <w:p w14:paraId="4A82012A" w14:textId="2978AA65" w:rsidR="00B70A21" w:rsidRPr="00480820" w:rsidRDefault="00B70A21" w:rsidP="00C747DA">
      <w:pPr>
        <w:widowControl/>
        <w:autoSpaceDE/>
        <w:autoSpaceDN/>
        <w:spacing w:after="160" w:line="259" w:lineRule="auto"/>
        <w:ind w:firstLine="720"/>
        <w:jc w:val="both"/>
        <w:rPr>
          <w:sz w:val="24"/>
          <w:szCs w:val="24"/>
          <w:lang w:val="sr-Cyrl-RS"/>
        </w:rPr>
      </w:pPr>
      <w:r w:rsidRPr="00480820">
        <w:rPr>
          <w:sz w:val="24"/>
          <w:szCs w:val="24"/>
          <w:lang w:val="sr-Cyrl-RS"/>
        </w:rPr>
        <w:t>Серија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sidRPr="00480820">
        <w:rPr>
          <w:sz w:val="24"/>
          <w:szCs w:val="24"/>
          <w:lang w:val="sr-Cyrl-RS"/>
        </w:rPr>
        <w:t xml:space="preserve"> (</w:t>
      </w:r>
      <w:proofErr w:type="spellStart"/>
      <w:r w:rsidR="00D11006" w:rsidRPr="00480820">
        <w:rPr>
          <w:sz w:val="24"/>
          <w:szCs w:val="24"/>
          <w:lang w:val="sr-Cyrl-RS"/>
        </w:rPr>
        <w:t>Internet</w:t>
      </w:r>
      <w:proofErr w:type="spellEnd"/>
      <w:r w:rsidR="00D11006" w:rsidRPr="00480820">
        <w:rPr>
          <w:sz w:val="24"/>
          <w:szCs w:val="24"/>
          <w:lang w:val="sr-Cyrl-RS"/>
        </w:rPr>
        <w:t xml:space="preserve"> </w:t>
      </w:r>
      <w:proofErr w:type="spellStart"/>
      <w:r w:rsidR="00D11006" w:rsidRPr="00480820">
        <w:rPr>
          <w:sz w:val="24"/>
          <w:szCs w:val="24"/>
          <w:lang w:val="sr-Cyrl-RS"/>
        </w:rPr>
        <w:t>of</w:t>
      </w:r>
      <w:proofErr w:type="spellEnd"/>
      <w:r w:rsidR="00D11006" w:rsidRPr="00480820">
        <w:rPr>
          <w:sz w:val="24"/>
          <w:szCs w:val="24"/>
          <w:lang w:val="sr-Cyrl-RS"/>
        </w:rPr>
        <w:t xml:space="preserve"> </w:t>
      </w:r>
      <w:proofErr w:type="spellStart"/>
      <w:r w:rsidR="00D11006" w:rsidRPr="00480820">
        <w:rPr>
          <w:sz w:val="24"/>
          <w:szCs w:val="24"/>
          <w:lang w:val="sr-Cyrl-RS"/>
        </w:rPr>
        <w:t>Things</w:t>
      </w:r>
      <w:proofErr w:type="spellEnd"/>
      <w:r w:rsidR="00D11006" w:rsidRPr="00480820">
        <w:rPr>
          <w:sz w:val="24"/>
          <w:szCs w:val="24"/>
          <w:lang w:val="sr-Cyrl-RS"/>
        </w:rPr>
        <w:t>), чини комплексан спој енергије и података.</w:t>
      </w:r>
    </w:p>
    <w:p w14:paraId="217C50D1" w14:textId="06AD24F0" w:rsidR="00D607ED" w:rsidRPr="00480820" w:rsidRDefault="00D607ED" w:rsidP="002F6D64">
      <w:pPr>
        <w:widowControl/>
        <w:autoSpaceDE/>
        <w:autoSpaceDN/>
        <w:spacing w:after="160" w:line="259" w:lineRule="auto"/>
        <w:jc w:val="both"/>
        <w:rPr>
          <w:sz w:val="24"/>
          <w:szCs w:val="24"/>
          <w:lang w:val="sr-Cyrl-RS"/>
        </w:rPr>
      </w:pPr>
      <w:r w:rsidRPr="00480820">
        <w:rPr>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480820" w:rsidRDefault="00D607ED" w:rsidP="00D607ED">
      <w:pPr>
        <w:widowControl/>
        <w:autoSpaceDE/>
        <w:autoSpaceDN/>
        <w:spacing w:after="160" w:line="259" w:lineRule="auto"/>
        <w:ind w:firstLine="720"/>
        <w:jc w:val="both"/>
        <w:rPr>
          <w:sz w:val="24"/>
          <w:szCs w:val="24"/>
          <w:lang w:val="sr-Cyrl-RS"/>
        </w:rPr>
      </w:pPr>
    </w:p>
    <w:p w14:paraId="6952F3FC" w14:textId="152DA8CE" w:rsidR="006E30E9" w:rsidRPr="00480820" w:rsidRDefault="003F3CBA" w:rsidP="003F3CBA">
      <w:pPr>
        <w:widowControl/>
        <w:autoSpaceDE/>
        <w:autoSpaceDN/>
        <w:spacing w:after="160" w:line="259" w:lineRule="auto"/>
        <w:ind w:firstLine="720"/>
        <w:jc w:val="both"/>
        <w:rPr>
          <w:sz w:val="24"/>
          <w:szCs w:val="24"/>
          <w:lang w:val="sr-Cyrl-RS"/>
        </w:rPr>
      </w:pPr>
      <w:r w:rsidRPr="00480820">
        <w:rPr>
          <w:sz w:val="24"/>
          <w:szCs w:val="24"/>
          <w:lang w:val="sr-Cyrl-RS"/>
        </w:rPr>
        <w:t xml:space="preserve">Произведена електрична енергија из инвертера ових произвођача </w:t>
      </w:r>
      <w:proofErr w:type="spellStart"/>
      <w:r w:rsidRPr="00480820">
        <w:rPr>
          <w:sz w:val="24"/>
          <w:szCs w:val="24"/>
          <w:lang w:val="sr-Cyrl-RS"/>
        </w:rPr>
        <w:t>Солармен</w:t>
      </w:r>
      <w:proofErr w:type="spellEnd"/>
      <w:r w:rsidRPr="00480820">
        <w:rPr>
          <w:sz w:val="24"/>
          <w:szCs w:val="24"/>
          <w:lang w:val="sr-Cyrl-RS"/>
        </w:rPr>
        <w:t xml:space="preserve"> и </w:t>
      </w:r>
      <w:proofErr w:type="spellStart"/>
      <w:r w:rsidRPr="00480820">
        <w:rPr>
          <w:sz w:val="24"/>
          <w:szCs w:val="24"/>
          <w:lang w:val="sr-Cyrl-RS"/>
        </w:rPr>
        <w:t>Деј</w:t>
      </w:r>
      <w:proofErr w:type="spellEnd"/>
      <w:r w:rsidRPr="00480820">
        <w:rPr>
          <w:sz w:val="24"/>
          <w:szCs w:val="24"/>
          <w:lang w:val="sr-Cyrl-RS"/>
        </w:rPr>
        <w:t xml:space="preserve"> (</w:t>
      </w:r>
      <w:proofErr w:type="spellStart"/>
      <w:r w:rsidRPr="00480820">
        <w:rPr>
          <w:sz w:val="24"/>
          <w:szCs w:val="24"/>
          <w:lang w:val="sr-Cyrl-RS"/>
        </w:rPr>
        <w:t>Solarman</w:t>
      </w:r>
      <w:proofErr w:type="spellEnd"/>
      <w:r w:rsidRPr="00480820">
        <w:rPr>
          <w:sz w:val="24"/>
          <w:szCs w:val="24"/>
          <w:lang w:val="sr-Cyrl-RS"/>
        </w:rPr>
        <w:t xml:space="preserve"> </w:t>
      </w:r>
      <w:proofErr w:type="spellStart"/>
      <w:r w:rsidRPr="00480820">
        <w:rPr>
          <w:sz w:val="24"/>
          <w:szCs w:val="24"/>
          <w:lang w:val="sr-Cyrl-RS"/>
        </w:rPr>
        <w:t>and</w:t>
      </w:r>
      <w:proofErr w:type="spellEnd"/>
      <w:r w:rsidRPr="00480820">
        <w:rPr>
          <w:sz w:val="24"/>
          <w:szCs w:val="24"/>
          <w:lang w:val="sr-Cyrl-RS"/>
        </w:rPr>
        <w:t xml:space="preserve"> </w:t>
      </w:r>
      <w:proofErr w:type="spellStart"/>
      <w:r w:rsidRPr="00480820">
        <w:rPr>
          <w:sz w:val="24"/>
          <w:szCs w:val="24"/>
          <w:lang w:val="sr-Cyrl-RS"/>
        </w:rPr>
        <w:t>Deye</w:t>
      </w:r>
      <w:proofErr w:type="spellEnd"/>
      <w:r w:rsidRPr="00480820">
        <w:rPr>
          <w:sz w:val="24"/>
          <w:szCs w:val="24"/>
          <w:lang w:val="sr-Cyrl-RS"/>
        </w:rPr>
        <w:t>))</w:t>
      </w:r>
      <w:r w:rsidR="0015123E" w:rsidRPr="00480820">
        <w:rPr>
          <w:sz w:val="24"/>
          <w:szCs w:val="24"/>
          <w:lang w:val="sr-Cyrl-RS"/>
        </w:rPr>
        <w:t xml:space="preserve"> чини око 195 </w:t>
      </w:r>
      <w:proofErr w:type="spellStart"/>
      <w:r w:rsidR="0015123E" w:rsidRPr="00480820">
        <w:rPr>
          <w:sz w:val="24"/>
          <w:szCs w:val="24"/>
          <w:lang w:val="sr-Cyrl-RS"/>
        </w:rPr>
        <w:t>гигавати</w:t>
      </w:r>
      <w:proofErr w:type="spellEnd"/>
      <w:r w:rsidR="0015123E" w:rsidRPr="00480820">
        <w:rPr>
          <w:sz w:val="24"/>
          <w:szCs w:val="24"/>
          <w:lang w:val="sr-Cyrl-RS"/>
        </w:rPr>
        <w:t xml:space="preserve"> (</w:t>
      </w:r>
      <w:proofErr w:type="spellStart"/>
      <w:r w:rsidR="0015123E" w:rsidRPr="00480820">
        <w:rPr>
          <w:sz w:val="24"/>
          <w:szCs w:val="24"/>
          <w:lang w:val="sr-Cyrl-RS"/>
        </w:rPr>
        <w:t>gw</w:t>
      </w:r>
      <w:proofErr w:type="spellEnd"/>
      <w:r w:rsidR="0015123E" w:rsidRPr="00480820">
        <w:rPr>
          <w:sz w:val="24"/>
          <w:szCs w:val="24"/>
          <w:lang w:val="sr-Cyrl-RS"/>
        </w:rPr>
        <w:t xml:space="preserve">) на глобалном нивоу што је око </w:t>
      </w:r>
      <w:r w:rsidR="000E598F" w:rsidRPr="00480820">
        <w:rPr>
          <w:sz w:val="24"/>
          <w:szCs w:val="24"/>
          <w:lang w:val="sr-Cyrl-RS"/>
        </w:rPr>
        <w:t>20% укупне соларне енергије света</w:t>
      </w:r>
      <w:r w:rsidR="00E9404A" w:rsidRPr="00480820">
        <w:rPr>
          <w:sz w:val="24"/>
          <w:szCs w:val="24"/>
          <w:lang w:val="sr-Cyrl-RS"/>
        </w:rPr>
        <w:t xml:space="preserve">, </w:t>
      </w:r>
      <w:r w:rsidR="00D14F40" w:rsidRPr="00480820">
        <w:rPr>
          <w:sz w:val="24"/>
          <w:szCs w:val="24"/>
          <w:lang w:val="sr-Cyrl-RS"/>
        </w:rPr>
        <w:t xml:space="preserve">са </w:t>
      </w:r>
      <w:r w:rsidR="00E9404A" w:rsidRPr="00480820">
        <w:rPr>
          <w:sz w:val="24"/>
          <w:szCs w:val="24"/>
          <w:lang w:val="sr-Cyrl-RS"/>
        </w:rPr>
        <w:t>серијом рањивости чини отворено малициозним нападима</w:t>
      </w:r>
      <w:r w:rsidR="00C037FA" w:rsidRPr="00480820">
        <w:rPr>
          <w:sz w:val="24"/>
          <w:szCs w:val="24"/>
          <w:lang w:val="sr-Cyrl-RS"/>
        </w:rPr>
        <w:t>.</w:t>
      </w:r>
    </w:p>
    <w:p w14:paraId="4264B5CD" w14:textId="4173CBE2" w:rsidR="006E30E9" w:rsidRPr="00480820" w:rsidRDefault="00153278" w:rsidP="00C747DA">
      <w:pPr>
        <w:widowControl/>
        <w:autoSpaceDE/>
        <w:autoSpaceDN/>
        <w:spacing w:after="160" w:line="259" w:lineRule="auto"/>
        <w:ind w:firstLine="720"/>
        <w:jc w:val="both"/>
        <w:rPr>
          <w:sz w:val="24"/>
          <w:szCs w:val="24"/>
          <w:lang w:val="sr-Cyrl-RS"/>
        </w:rPr>
      </w:pPr>
      <w:r w:rsidRPr="00480820">
        <w:rPr>
          <w:sz w:val="24"/>
          <w:szCs w:val="24"/>
          <w:lang w:val="sr-Cyrl-RS"/>
        </w:rPr>
        <w:t>Електрична мрежа је сложен систем који чини производња енергије, пренос на даљину и локална дистрибуција.</w:t>
      </w:r>
      <w:r w:rsidR="00F42822" w:rsidRPr="00480820">
        <w:rPr>
          <w:sz w:val="24"/>
          <w:szCs w:val="24"/>
          <w:lang w:val="sr-Cyrl-RS"/>
        </w:rPr>
        <w:t xml:space="preserve"> Традиционалне електране испоручују константу количину електричне енергије</w:t>
      </w:r>
      <w:r w:rsidR="00D607ED" w:rsidRPr="00480820">
        <w:rPr>
          <w:sz w:val="24"/>
          <w:szCs w:val="24"/>
          <w:lang w:val="sr-Cyrl-RS"/>
        </w:rPr>
        <w:t>, након повећаног укључења соларне енергије то више није случај.</w:t>
      </w:r>
      <w:r w:rsidR="00917431" w:rsidRPr="00480820">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sidRPr="00480820">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sidRPr="00480820">
        <w:rPr>
          <w:sz w:val="24"/>
          <w:szCs w:val="24"/>
          <w:lang w:val="sr-Cyrl-RS"/>
        </w:rPr>
        <w:t xml:space="preserve"> </w:t>
      </w:r>
    </w:p>
    <w:p w14:paraId="3A6FD61E" w14:textId="3D5F9A3A" w:rsidR="003C4DE9" w:rsidRPr="00480820" w:rsidRDefault="002B7EE6" w:rsidP="00D60621">
      <w:pPr>
        <w:widowControl/>
        <w:autoSpaceDE/>
        <w:autoSpaceDN/>
        <w:spacing w:after="160" w:line="259" w:lineRule="auto"/>
        <w:ind w:firstLine="720"/>
        <w:jc w:val="both"/>
        <w:rPr>
          <w:sz w:val="24"/>
          <w:szCs w:val="24"/>
          <w:lang w:val="sr-Cyrl-RS"/>
        </w:rPr>
      </w:pPr>
      <w:r w:rsidRPr="00480820">
        <w:rPr>
          <w:sz w:val="24"/>
          <w:szCs w:val="24"/>
          <w:lang w:val="sr-Cyrl-RS"/>
        </w:rPr>
        <w:t xml:space="preserve">Као најрањивија тачка а и најбитнија у овим системима су соларни инвертери, према најновијим анализама из </w:t>
      </w:r>
      <w:proofErr w:type="spellStart"/>
      <w:r w:rsidRPr="00480820">
        <w:rPr>
          <w:sz w:val="24"/>
          <w:szCs w:val="24"/>
          <w:lang w:val="sr-Cyrl-RS"/>
        </w:rPr>
        <w:t>БитДефендер</w:t>
      </w:r>
      <w:proofErr w:type="spellEnd"/>
      <w:r w:rsidRPr="00480820">
        <w:rPr>
          <w:sz w:val="24"/>
          <w:szCs w:val="24"/>
          <w:lang w:val="sr-Cyrl-RS"/>
        </w:rPr>
        <w:t>-а (</w:t>
      </w:r>
      <w:proofErr w:type="spellStart"/>
      <w:r w:rsidRPr="00480820">
        <w:rPr>
          <w:sz w:val="24"/>
          <w:szCs w:val="24"/>
          <w:lang w:val="sr-Cyrl-RS"/>
        </w:rPr>
        <w:t>BitDefender</w:t>
      </w:r>
      <w:proofErr w:type="spellEnd"/>
      <w:r w:rsidRPr="00480820">
        <w:rPr>
          <w:sz w:val="24"/>
          <w:szCs w:val="24"/>
          <w:lang w:val="sr-Cyrl-RS"/>
        </w:rPr>
        <w:t xml:space="preserve">) запажено је да низ рањивости у </w:t>
      </w:r>
      <w:proofErr w:type="spellStart"/>
      <w:r w:rsidRPr="00480820">
        <w:rPr>
          <w:sz w:val="24"/>
          <w:szCs w:val="24"/>
          <w:lang w:val="sr-Cyrl-RS"/>
        </w:rPr>
        <w:t>инвертерима</w:t>
      </w:r>
      <w:proofErr w:type="spellEnd"/>
      <w:r w:rsidRPr="00480820">
        <w:rPr>
          <w:sz w:val="24"/>
          <w:szCs w:val="24"/>
          <w:lang w:val="sr-Cyrl-RS"/>
        </w:rPr>
        <w:t xml:space="preserve"> произвођача </w:t>
      </w:r>
      <w:proofErr w:type="spellStart"/>
      <w:r w:rsidRPr="00480820">
        <w:rPr>
          <w:sz w:val="24"/>
          <w:szCs w:val="24"/>
          <w:lang w:val="sr-Cyrl-RS"/>
        </w:rPr>
        <w:t>Солармен</w:t>
      </w:r>
      <w:proofErr w:type="spellEnd"/>
      <w:r w:rsidRPr="00480820">
        <w:rPr>
          <w:sz w:val="24"/>
          <w:szCs w:val="24"/>
          <w:lang w:val="sr-Cyrl-RS"/>
        </w:rPr>
        <w:t xml:space="preserve"> и </w:t>
      </w:r>
      <w:proofErr w:type="spellStart"/>
      <w:r w:rsidRPr="00480820">
        <w:rPr>
          <w:sz w:val="24"/>
          <w:szCs w:val="24"/>
          <w:lang w:val="sr-Cyrl-RS"/>
        </w:rPr>
        <w:t>Деј</w:t>
      </w:r>
      <w:proofErr w:type="spellEnd"/>
      <w:r w:rsidRPr="00480820">
        <w:rPr>
          <w:sz w:val="24"/>
          <w:szCs w:val="24"/>
          <w:lang w:val="sr-Cyrl-RS"/>
        </w:rPr>
        <w:t xml:space="preserve"> (</w:t>
      </w:r>
      <w:proofErr w:type="spellStart"/>
      <w:r w:rsidRPr="00480820">
        <w:rPr>
          <w:sz w:val="24"/>
          <w:szCs w:val="24"/>
          <w:lang w:val="sr-Cyrl-RS"/>
        </w:rPr>
        <w:t>Solarman</w:t>
      </w:r>
      <w:proofErr w:type="spellEnd"/>
      <w:r w:rsidRPr="00480820">
        <w:rPr>
          <w:sz w:val="24"/>
          <w:szCs w:val="24"/>
          <w:lang w:val="sr-Cyrl-RS"/>
        </w:rPr>
        <w:t xml:space="preserve"> </w:t>
      </w:r>
      <w:proofErr w:type="spellStart"/>
      <w:r w:rsidRPr="00480820">
        <w:rPr>
          <w:sz w:val="24"/>
          <w:szCs w:val="24"/>
          <w:lang w:val="sr-Cyrl-RS"/>
        </w:rPr>
        <w:t>and</w:t>
      </w:r>
      <w:proofErr w:type="spellEnd"/>
      <w:r w:rsidRPr="00480820">
        <w:rPr>
          <w:sz w:val="24"/>
          <w:szCs w:val="24"/>
          <w:lang w:val="sr-Cyrl-RS"/>
        </w:rPr>
        <w:t xml:space="preserve"> </w:t>
      </w:r>
      <w:proofErr w:type="spellStart"/>
      <w:r w:rsidRPr="00480820">
        <w:rPr>
          <w:sz w:val="24"/>
          <w:szCs w:val="24"/>
          <w:lang w:val="sr-Cyrl-RS"/>
        </w:rPr>
        <w:t>Deye</w:t>
      </w:r>
      <w:proofErr w:type="spellEnd"/>
      <w:r w:rsidRPr="00480820">
        <w:rPr>
          <w:sz w:val="24"/>
          <w:szCs w:val="24"/>
          <w:lang w:val="sr-Cyrl-RS"/>
        </w:rPr>
        <w:t xml:space="preserve">) може да утиче на милионе уређаја. Ово укључује компромитовање целих налога, </w:t>
      </w:r>
      <w:proofErr w:type="spellStart"/>
      <w:r w:rsidRPr="00480820">
        <w:rPr>
          <w:sz w:val="24"/>
          <w:szCs w:val="24"/>
          <w:lang w:val="sr-Cyrl-RS"/>
        </w:rPr>
        <w:t>дупликација</w:t>
      </w:r>
      <w:proofErr w:type="spellEnd"/>
      <w:r w:rsidRPr="00480820">
        <w:rPr>
          <w:sz w:val="24"/>
          <w:szCs w:val="24"/>
          <w:lang w:val="sr-Cyrl-RS"/>
        </w:rPr>
        <w:t xml:space="preserve"> </w:t>
      </w:r>
      <w:proofErr w:type="spellStart"/>
      <w:r w:rsidRPr="00480820">
        <w:rPr>
          <w:sz w:val="24"/>
          <w:szCs w:val="24"/>
          <w:lang w:val="sr-Cyrl-RS"/>
        </w:rPr>
        <w:lastRenderedPageBreak/>
        <w:t>токена</w:t>
      </w:r>
      <w:proofErr w:type="spellEnd"/>
      <w:r w:rsidRPr="00480820">
        <w:rPr>
          <w:sz w:val="24"/>
          <w:szCs w:val="24"/>
          <w:lang w:val="sr-Cyrl-RS"/>
        </w:rPr>
        <w:t xml:space="preserve"> на низу платформи, непотребно дељења података и интегрисане шифре у </w:t>
      </w:r>
      <w:proofErr w:type="spellStart"/>
      <w:r w:rsidRPr="00480820">
        <w:rPr>
          <w:sz w:val="24"/>
          <w:szCs w:val="24"/>
          <w:lang w:val="sr-Cyrl-RS"/>
        </w:rPr>
        <w:t>фирмвер</w:t>
      </w:r>
      <w:proofErr w:type="spellEnd"/>
      <w:r w:rsidRPr="00480820">
        <w:rPr>
          <w:sz w:val="24"/>
          <w:szCs w:val="24"/>
          <w:lang w:val="sr-Cyrl-RS"/>
        </w:rPr>
        <w:t xml:space="preserve"> инвертера.</w:t>
      </w:r>
      <w:r w:rsidR="003C4DE9" w:rsidRPr="00480820">
        <w:rPr>
          <w:sz w:val="24"/>
          <w:szCs w:val="24"/>
          <w:lang w:val="sr-Cyrl-RS"/>
        </w:rPr>
        <w:t xml:space="preserve"> </w:t>
      </w:r>
    </w:p>
    <w:p w14:paraId="0D9E6440" w14:textId="77777777" w:rsidR="000C57CF" w:rsidRPr="00480820" w:rsidRDefault="000C57CF" w:rsidP="00D60621">
      <w:pPr>
        <w:widowControl/>
        <w:autoSpaceDE/>
        <w:autoSpaceDN/>
        <w:spacing w:after="160" w:line="259" w:lineRule="auto"/>
        <w:ind w:firstLine="720"/>
        <w:jc w:val="both"/>
        <w:rPr>
          <w:sz w:val="24"/>
          <w:szCs w:val="24"/>
          <w:lang w:val="sr-Cyrl-RS"/>
        </w:rPr>
      </w:pPr>
    </w:p>
    <w:p w14:paraId="335F540E" w14:textId="3063190F" w:rsidR="00D92237" w:rsidRPr="00480820" w:rsidRDefault="003C4DE9" w:rsidP="0027777A">
      <w:pPr>
        <w:widowControl/>
        <w:autoSpaceDE/>
        <w:autoSpaceDN/>
        <w:spacing w:after="160" w:line="259" w:lineRule="auto"/>
        <w:ind w:firstLine="720"/>
        <w:jc w:val="both"/>
        <w:rPr>
          <w:sz w:val="24"/>
          <w:szCs w:val="24"/>
          <w:lang w:val="sr-Cyrl-RS"/>
        </w:rPr>
      </w:pPr>
      <w:r w:rsidRPr="00480820">
        <w:rPr>
          <w:sz w:val="24"/>
          <w:szCs w:val="24"/>
          <w:lang w:val="sr-Cyrl-RS"/>
        </w:rPr>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sidRPr="00480820">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Pr="00480820" w:rsidRDefault="0027777A" w:rsidP="003C4DE9">
      <w:pPr>
        <w:widowControl/>
        <w:autoSpaceDE/>
        <w:autoSpaceDN/>
        <w:spacing w:after="160" w:line="259" w:lineRule="auto"/>
        <w:ind w:firstLine="720"/>
        <w:jc w:val="both"/>
        <w:rPr>
          <w:sz w:val="24"/>
          <w:szCs w:val="24"/>
          <w:lang w:val="sr-Cyrl-RS"/>
        </w:rPr>
      </w:pPr>
    </w:p>
    <w:p w14:paraId="7BFDEA01" w14:textId="64C51436" w:rsidR="003C4DE9" w:rsidRPr="00480820" w:rsidRDefault="003C4DE9" w:rsidP="003C4DE9">
      <w:pPr>
        <w:widowControl/>
        <w:autoSpaceDE/>
        <w:autoSpaceDN/>
        <w:spacing w:after="160" w:line="259" w:lineRule="auto"/>
        <w:ind w:firstLine="720"/>
        <w:jc w:val="both"/>
        <w:rPr>
          <w:sz w:val="24"/>
          <w:szCs w:val="24"/>
          <w:lang w:val="sr-Cyrl-RS"/>
        </w:rPr>
      </w:pPr>
      <w:r w:rsidRPr="00480820">
        <w:rPr>
          <w:sz w:val="24"/>
          <w:szCs w:val="24"/>
          <w:lang w:val="sr-Cyrl-RS"/>
        </w:rPr>
        <w:t xml:space="preserve">Слика приказује време потребно произвођачима </w:t>
      </w:r>
      <w:proofErr w:type="spellStart"/>
      <w:r w:rsidRPr="00480820">
        <w:rPr>
          <w:sz w:val="24"/>
          <w:szCs w:val="24"/>
          <w:lang w:val="sr-Cyrl-RS"/>
        </w:rPr>
        <w:t>Солармен</w:t>
      </w:r>
      <w:proofErr w:type="spellEnd"/>
      <w:r w:rsidRPr="00480820">
        <w:rPr>
          <w:sz w:val="24"/>
          <w:szCs w:val="24"/>
          <w:lang w:val="sr-Cyrl-RS"/>
        </w:rPr>
        <w:t xml:space="preserve"> и </w:t>
      </w:r>
      <w:proofErr w:type="spellStart"/>
      <w:r w:rsidRPr="00480820">
        <w:rPr>
          <w:sz w:val="24"/>
          <w:szCs w:val="24"/>
          <w:lang w:val="sr-Cyrl-RS"/>
        </w:rPr>
        <w:t>Деј</w:t>
      </w:r>
      <w:proofErr w:type="spellEnd"/>
      <w:r w:rsidRPr="00480820">
        <w:rPr>
          <w:sz w:val="24"/>
          <w:szCs w:val="24"/>
          <w:lang w:val="sr-Cyrl-RS"/>
        </w:rPr>
        <w:t xml:space="preserve"> да исправе проблеме на које им је указано из </w:t>
      </w:r>
      <w:proofErr w:type="spellStart"/>
      <w:r w:rsidRPr="00480820">
        <w:rPr>
          <w:sz w:val="24"/>
          <w:szCs w:val="24"/>
          <w:lang w:val="sr-Cyrl-RS"/>
        </w:rPr>
        <w:t>БитДефендера</w:t>
      </w:r>
      <w:proofErr w:type="spellEnd"/>
      <w:r w:rsidRPr="00480820">
        <w:rPr>
          <w:sz w:val="24"/>
          <w:szCs w:val="24"/>
          <w:lang w:val="sr-Cyrl-RS"/>
        </w:rPr>
        <w:t>.</w:t>
      </w:r>
    </w:p>
    <w:p w14:paraId="5BC3AF77" w14:textId="23ECBA68" w:rsidR="00933354" w:rsidRPr="00480820" w:rsidRDefault="00C81A5C" w:rsidP="00E26DDC">
      <w:pPr>
        <w:widowControl/>
        <w:autoSpaceDE/>
        <w:autoSpaceDN/>
        <w:spacing w:after="160" w:line="259" w:lineRule="auto"/>
        <w:jc w:val="both"/>
        <w:rPr>
          <w:sz w:val="24"/>
          <w:szCs w:val="24"/>
          <w:lang w:val="sr-Cyrl-RS"/>
        </w:rPr>
      </w:pPr>
      <w:r w:rsidRPr="00480820">
        <w:rPr>
          <w:sz w:val="24"/>
          <w:szCs w:val="24"/>
          <w:lang w:val="sr-Cyrl-RS"/>
        </w:rPr>
        <w:tab/>
      </w:r>
      <w:r w:rsidR="00933354" w:rsidRPr="00480820">
        <w:rPr>
          <w:sz w:val="24"/>
          <w:szCs w:val="24"/>
          <w:lang w:val="sr-Cyrl-RS"/>
        </w:rPr>
        <w:t xml:space="preserve">Истраживање је генерално обављено на </w:t>
      </w:r>
      <w:proofErr w:type="spellStart"/>
      <w:r w:rsidR="00933354" w:rsidRPr="00480820">
        <w:rPr>
          <w:sz w:val="24"/>
          <w:szCs w:val="24"/>
          <w:lang w:val="sr-Cyrl-RS"/>
        </w:rPr>
        <w:t>Солармен</w:t>
      </w:r>
      <w:proofErr w:type="spellEnd"/>
      <w:r w:rsidR="00933354" w:rsidRPr="00480820">
        <w:rPr>
          <w:sz w:val="24"/>
          <w:szCs w:val="24"/>
          <w:lang w:val="sr-Cyrl-RS"/>
        </w:rPr>
        <w:t xml:space="preserve"> опреми (</w:t>
      </w:r>
      <w:proofErr w:type="spellStart"/>
      <w:r w:rsidR="00933354" w:rsidRPr="00480820">
        <w:rPr>
          <w:sz w:val="24"/>
          <w:szCs w:val="24"/>
          <w:lang w:val="sr-Cyrl-RS"/>
        </w:rPr>
        <w:t>даталогерима</w:t>
      </w:r>
      <w:proofErr w:type="spellEnd"/>
      <w:r w:rsidR="00933354" w:rsidRPr="00480820">
        <w:rPr>
          <w:sz w:val="24"/>
          <w:szCs w:val="24"/>
          <w:lang w:val="sr-Cyrl-RS"/>
        </w:rPr>
        <w:t xml:space="preserve">) који су популаран избор за употребу са </w:t>
      </w:r>
      <w:proofErr w:type="spellStart"/>
      <w:r w:rsidR="00933354" w:rsidRPr="00480820">
        <w:rPr>
          <w:sz w:val="24"/>
          <w:szCs w:val="24"/>
          <w:lang w:val="sr-Cyrl-RS"/>
        </w:rPr>
        <w:t>Деј</w:t>
      </w:r>
      <w:proofErr w:type="spellEnd"/>
      <w:r w:rsidR="00933354" w:rsidRPr="00480820">
        <w:rPr>
          <w:sz w:val="24"/>
          <w:szCs w:val="24"/>
          <w:lang w:val="sr-Cyrl-RS"/>
        </w:rPr>
        <w:t>(</w:t>
      </w:r>
      <w:proofErr w:type="spellStart"/>
      <w:r w:rsidR="00933354" w:rsidRPr="00480820">
        <w:rPr>
          <w:sz w:val="24"/>
          <w:szCs w:val="24"/>
          <w:lang w:val="sr-Cyrl-RS"/>
        </w:rPr>
        <w:t>Deye</w:t>
      </w:r>
      <w:proofErr w:type="spellEnd"/>
      <w:r w:rsidR="00933354" w:rsidRPr="00480820">
        <w:rPr>
          <w:sz w:val="24"/>
          <w:szCs w:val="24"/>
          <w:lang w:val="sr-Cyrl-RS"/>
        </w:rPr>
        <w:t xml:space="preserve">) </w:t>
      </w:r>
      <w:proofErr w:type="spellStart"/>
      <w:r w:rsidR="00933354" w:rsidRPr="00480820">
        <w:rPr>
          <w:sz w:val="24"/>
          <w:szCs w:val="24"/>
          <w:lang w:val="sr-Cyrl-RS"/>
        </w:rPr>
        <w:t>инвертерима</w:t>
      </w:r>
      <w:proofErr w:type="spellEnd"/>
      <w:r w:rsidR="00933354" w:rsidRPr="00480820">
        <w:rPr>
          <w:sz w:val="24"/>
          <w:szCs w:val="24"/>
          <w:lang w:val="sr-Cyrl-RS"/>
        </w:rPr>
        <w:t xml:space="preserve">, такође је познато да је </w:t>
      </w:r>
      <w:proofErr w:type="spellStart"/>
      <w:r w:rsidR="00933354" w:rsidRPr="00480820">
        <w:rPr>
          <w:sz w:val="24"/>
          <w:szCs w:val="24"/>
          <w:lang w:val="sr-Cyrl-RS"/>
        </w:rPr>
        <w:t>Деј</w:t>
      </w:r>
      <w:proofErr w:type="spellEnd"/>
      <w:r w:rsidR="00933354" w:rsidRPr="00480820">
        <w:rPr>
          <w:sz w:val="24"/>
          <w:szCs w:val="24"/>
          <w:lang w:val="sr-Cyrl-RS"/>
        </w:rPr>
        <w:t xml:space="preserve"> користио основни систем </w:t>
      </w:r>
      <w:proofErr w:type="spellStart"/>
      <w:r w:rsidR="00933354" w:rsidRPr="00480820">
        <w:rPr>
          <w:sz w:val="24"/>
          <w:szCs w:val="24"/>
          <w:lang w:val="sr-Cyrl-RS"/>
        </w:rPr>
        <w:t>Солармен</w:t>
      </w:r>
      <w:proofErr w:type="spellEnd"/>
      <w:r w:rsidR="00933354" w:rsidRPr="00480820">
        <w:rPr>
          <w:sz w:val="24"/>
          <w:szCs w:val="24"/>
          <w:lang w:val="sr-Cyrl-RS"/>
        </w:rPr>
        <w:t xml:space="preserve"> инвертера и пратећих уређаја</w:t>
      </w:r>
      <w:r w:rsidR="00A91DEC" w:rsidRPr="00480820">
        <w:rPr>
          <w:sz w:val="24"/>
          <w:szCs w:val="24"/>
          <w:lang w:val="sr-Cyrl-RS"/>
        </w:rPr>
        <w:t xml:space="preserve"> све до почетка 2024 године</w:t>
      </w:r>
      <w:r w:rsidR="00933354" w:rsidRPr="00480820">
        <w:rPr>
          <w:sz w:val="24"/>
          <w:szCs w:val="24"/>
          <w:lang w:val="sr-Cyrl-RS"/>
        </w:rPr>
        <w:t xml:space="preserve"> </w:t>
      </w:r>
      <w:r w:rsidR="00915749" w:rsidRPr="00480820">
        <w:rPr>
          <w:sz w:val="24"/>
          <w:szCs w:val="24"/>
          <w:lang w:val="sr-Cyrl-RS"/>
        </w:rPr>
        <w:t>када</w:t>
      </w:r>
      <w:r w:rsidR="00933354" w:rsidRPr="00480820">
        <w:rPr>
          <w:sz w:val="24"/>
          <w:szCs w:val="24"/>
          <w:lang w:val="sr-Cyrl-RS"/>
        </w:rPr>
        <w:t xml:space="preserve"> је урађена </w:t>
      </w:r>
      <w:proofErr w:type="spellStart"/>
      <w:r w:rsidR="00933354" w:rsidRPr="00480820">
        <w:rPr>
          <w:sz w:val="24"/>
          <w:szCs w:val="24"/>
          <w:lang w:val="sr-Cyrl-RS"/>
        </w:rPr>
        <w:t>имлементација</w:t>
      </w:r>
      <w:proofErr w:type="spellEnd"/>
      <w:r w:rsidR="00933354" w:rsidRPr="00480820">
        <w:rPr>
          <w:sz w:val="24"/>
          <w:szCs w:val="24"/>
          <w:lang w:val="sr-Cyrl-RS"/>
        </w:rPr>
        <w:t xml:space="preserve"> за њихове инвертере</w:t>
      </w:r>
      <w:r w:rsidR="00915749" w:rsidRPr="00480820">
        <w:rPr>
          <w:sz w:val="24"/>
          <w:szCs w:val="24"/>
          <w:lang w:val="sr-Cyrl-RS"/>
        </w:rPr>
        <w:t xml:space="preserve"> и </w:t>
      </w:r>
      <w:proofErr w:type="spellStart"/>
      <w:r w:rsidR="00915749" w:rsidRPr="00480820">
        <w:rPr>
          <w:sz w:val="24"/>
          <w:szCs w:val="24"/>
          <w:lang w:val="sr-Cyrl-RS"/>
        </w:rPr>
        <w:t>датацентре</w:t>
      </w:r>
      <w:proofErr w:type="spellEnd"/>
      <w:r w:rsidR="00933354" w:rsidRPr="00480820">
        <w:rPr>
          <w:sz w:val="24"/>
          <w:szCs w:val="24"/>
          <w:lang w:val="sr-Cyrl-RS"/>
        </w:rPr>
        <w:t xml:space="preserve">. </w:t>
      </w:r>
      <w:proofErr w:type="spellStart"/>
      <w:r w:rsidR="00933354" w:rsidRPr="00480820">
        <w:rPr>
          <w:sz w:val="24"/>
          <w:szCs w:val="24"/>
          <w:lang w:val="sr-Cyrl-RS"/>
        </w:rPr>
        <w:t>Солармен</w:t>
      </w:r>
      <w:proofErr w:type="spellEnd"/>
      <w:r w:rsidR="00933354" w:rsidRPr="00480820">
        <w:rPr>
          <w:sz w:val="24"/>
          <w:szCs w:val="24"/>
          <w:lang w:val="sr-Cyrl-RS"/>
        </w:rPr>
        <w:t xml:space="preserve">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sidRPr="00480820">
        <w:rPr>
          <w:sz w:val="24"/>
          <w:szCs w:val="24"/>
          <w:lang w:val="sr-Cyrl-RS"/>
        </w:rPr>
        <w:t xml:space="preserve">: </w:t>
      </w:r>
      <w:proofErr w:type="spellStart"/>
      <w:r w:rsidR="00933354" w:rsidRPr="00480820">
        <w:rPr>
          <w:sz w:val="24"/>
          <w:szCs w:val="24"/>
          <w:lang w:val="sr-Cyrl-RS"/>
        </w:rPr>
        <w:t>Деј</w:t>
      </w:r>
      <w:proofErr w:type="spellEnd"/>
      <w:r w:rsidR="00933354" w:rsidRPr="00480820">
        <w:rPr>
          <w:sz w:val="24"/>
          <w:szCs w:val="24"/>
          <w:lang w:val="sr-Cyrl-RS"/>
        </w:rPr>
        <w:t>(</w:t>
      </w:r>
      <w:proofErr w:type="spellStart"/>
      <w:r w:rsidR="00933354" w:rsidRPr="00480820">
        <w:rPr>
          <w:sz w:val="24"/>
          <w:szCs w:val="24"/>
          <w:lang w:val="sr-Cyrl-RS"/>
        </w:rPr>
        <w:t>Deye</w:t>
      </w:r>
      <w:proofErr w:type="spellEnd"/>
      <w:r w:rsidR="00933354" w:rsidRPr="00480820">
        <w:rPr>
          <w:sz w:val="24"/>
          <w:szCs w:val="24"/>
          <w:lang w:val="sr-Cyrl-RS"/>
        </w:rPr>
        <w:t xml:space="preserve">), </w:t>
      </w:r>
      <w:proofErr w:type="spellStart"/>
      <w:r w:rsidR="00933354" w:rsidRPr="00480820">
        <w:rPr>
          <w:sz w:val="24"/>
          <w:szCs w:val="24"/>
          <w:lang w:val="sr-Cyrl-RS"/>
        </w:rPr>
        <w:t>Афор</w:t>
      </w:r>
      <w:proofErr w:type="spellEnd"/>
      <w:r w:rsidR="00933354" w:rsidRPr="00480820">
        <w:rPr>
          <w:sz w:val="24"/>
          <w:szCs w:val="24"/>
          <w:lang w:val="sr-Cyrl-RS"/>
        </w:rPr>
        <w:t>(</w:t>
      </w:r>
      <w:proofErr w:type="spellStart"/>
      <w:r w:rsidR="00933354" w:rsidRPr="00480820">
        <w:rPr>
          <w:sz w:val="24"/>
          <w:szCs w:val="24"/>
          <w:lang w:val="sr-Cyrl-RS"/>
        </w:rPr>
        <w:t>Afore</w:t>
      </w:r>
      <w:proofErr w:type="spellEnd"/>
      <w:r w:rsidR="00933354" w:rsidRPr="00480820">
        <w:rPr>
          <w:sz w:val="24"/>
          <w:szCs w:val="24"/>
          <w:lang w:val="sr-Cyrl-RS"/>
        </w:rPr>
        <w:t>),</w:t>
      </w:r>
      <w:r w:rsidR="002C012D" w:rsidRPr="00480820">
        <w:rPr>
          <w:sz w:val="24"/>
          <w:szCs w:val="24"/>
          <w:lang w:val="sr-Cyrl-RS"/>
        </w:rPr>
        <w:t xml:space="preserve"> </w:t>
      </w:r>
      <w:proofErr w:type="spellStart"/>
      <w:r w:rsidR="00933354" w:rsidRPr="00480820">
        <w:rPr>
          <w:sz w:val="24"/>
          <w:szCs w:val="24"/>
          <w:lang w:val="sr-Cyrl-RS"/>
        </w:rPr>
        <w:t>Канадиан</w:t>
      </w:r>
      <w:proofErr w:type="spellEnd"/>
      <w:r w:rsidR="002C012D" w:rsidRPr="00480820">
        <w:rPr>
          <w:sz w:val="24"/>
          <w:szCs w:val="24"/>
          <w:lang w:val="sr-Cyrl-RS"/>
        </w:rPr>
        <w:t xml:space="preserve"> </w:t>
      </w:r>
      <w:r w:rsidR="00933354" w:rsidRPr="00480820">
        <w:rPr>
          <w:sz w:val="24"/>
          <w:szCs w:val="24"/>
          <w:lang w:val="sr-Cyrl-RS"/>
        </w:rPr>
        <w:t>Солар(</w:t>
      </w:r>
      <w:proofErr w:type="spellStart"/>
      <w:r w:rsidR="00933354" w:rsidRPr="00480820">
        <w:rPr>
          <w:sz w:val="24"/>
          <w:szCs w:val="24"/>
          <w:lang w:val="sr-Cyrl-RS"/>
        </w:rPr>
        <w:t>Canadian</w:t>
      </w:r>
      <w:proofErr w:type="spellEnd"/>
      <w:r w:rsidR="002C012D" w:rsidRPr="00480820">
        <w:rPr>
          <w:sz w:val="24"/>
          <w:szCs w:val="24"/>
          <w:lang w:val="sr-Cyrl-RS"/>
        </w:rPr>
        <w:t xml:space="preserve"> </w:t>
      </w:r>
      <w:proofErr w:type="spellStart"/>
      <w:r w:rsidR="00933354" w:rsidRPr="00480820">
        <w:rPr>
          <w:sz w:val="24"/>
          <w:szCs w:val="24"/>
          <w:lang w:val="sr-Cyrl-RS"/>
        </w:rPr>
        <w:t>Solar</w:t>
      </w:r>
      <w:proofErr w:type="spellEnd"/>
      <w:r w:rsidR="00933354" w:rsidRPr="00480820">
        <w:rPr>
          <w:sz w:val="24"/>
          <w:szCs w:val="24"/>
          <w:lang w:val="sr-Cyrl-RS"/>
        </w:rPr>
        <w:t xml:space="preserve">), </w:t>
      </w:r>
      <w:proofErr w:type="spellStart"/>
      <w:r w:rsidR="00933354" w:rsidRPr="00480820">
        <w:rPr>
          <w:sz w:val="24"/>
          <w:szCs w:val="24"/>
          <w:lang w:val="sr-Cyrl-RS"/>
        </w:rPr>
        <w:t>Софар</w:t>
      </w:r>
      <w:proofErr w:type="spellEnd"/>
      <w:r w:rsidR="00933354" w:rsidRPr="00480820">
        <w:rPr>
          <w:sz w:val="24"/>
          <w:szCs w:val="24"/>
          <w:lang w:val="sr-Cyrl-RS"/>
        </w:rPr>
        <w:t>(</w:t>
      </w:r>
      <w:proofErr w:type="spellStart"/>
      <w:r w:rsidR="00933354" w:rsidRPr="00480820">
        <w:rPr>
          <w:sz w:val="24"/>
          <w:szCs w:val="24"/>
          <w:lang w:val="sr-Cyrl-RS"/>
        </w:rPr>
        <w:t>Sofar</w:t>
      </w:r>
      <w:proofErr w:type="spellEnd"/>
      <w:r w:rsidR="00933354" w:rsidRPr="00480820">
        <w:rPr>
          <w:sz w:val="24"/>
          <w:szCs w:val="24"/>
          <w:lang w:val="sr-Cyrl-RS"/>
        </w:rPr>
        <w:t>),</w:t>
      </w:r>
      <w:r w:rsidR="002C012D" w:rsidRPr="00480820">
        <w:rPr>
          <w:sz w:val="24"/>
          <w:szCs w:val="24"/>
          <w:lang w:val="sr-Cyrl-RS"/>
        </w:rPr>
        <w:t xml:space="preserve"> </w:t>
      </w:r>
      <w:proofErr w:type="spellStart"/>
      <w:r w:rsidR="00933354" w:rsidRPr="00480820">
        <w:rPr>
          <w:sz w:val="24"/>
          <w:szCs w:val="24"/>
          <w:lang w:val="sr-Cyrl-RS"/>
        </w:rPr>
        <w:t>Интелбрас</w:t>
      </w:r>
      <w:proofErr w:type="spellEnd"/>
      <w:r w:rsidR="00AB6137" w:rsidRPr="00480820">
        <w:rPr>
          <w:sz w:val="24"/>
          <w:szCs w:val="24"/>
          <w:lang w:val="sr-Cyrl-RS"/>
        </w:rPr>
        <w:t>(</w:t>
      </w:r>
      <w:proofErr w:type="spellStart"/>
      <w:r w:rsidR="00AB6137" w:rsidRPr="00480820">
        <w:rPr>
          <w:sz w:val="24"/>
          <w:szCs w:val="24"/>
          <w:lang w:val="sr-Cyrl-RS"/>
        </w:rPr>
        <w:t>Intelbras</w:t>
      </w:r>
      <w:proofErr w:type="spellEnd"/>
      <w:r w:rsidR="00AB6137" w:rsidRPr="00480820">
        <w:rPr>
          <w:sz w:val="24"/>
          <w:szCs w:val="24"/>
          <w:lang w:val="sr-Cyrl-RS"/>
        </w:rPr>
        <w:t>)</w:t>
      </w:r>
      <w:r w:rsidR="00933354" w:rsidRPr="00480820">
        <w:rPr>
          <w:sz w:val="24"/>
          <w:szCs w:val="24"/>
          <w:lang w:val="sr-Cyrl-RS"/>
        </w:rPr>
        <w:t>,</w:t>
      </w:r>
      <w:r w:rsidR="002C012D" w:rsidRPr="00480820">
        <w:rPr>
          <w:sz w:val="24"/>
          <w:szCs w:val="24"/>
          <w:lang w:val="sr-Cyrl-RS"/>
        </w:rPr>
        <w:t xml:space="preserve"> </w:t>
      </w:r>
      <w:proofErr w:type="spellStart"/>
      <w:r w:rsidR="00933354" w:rsidRPr="00480820">
        <w:rPr>
          <w:sz w:val="24"/>
          <w:szCs w:val="24"/>
          <w:lang w:val="sr-Cyrl-RS"/>
        </w:rPr>
        <w:t>Хавелс</w:t>
      </w:r>
      <w:proofErr w:type="spellEnd"/>
      <w:r w:rsidR="00AB6137" w:rsidRPr="00480820">
        <w:rPr>
          <w:sz w:val="24"/>
          <w:szCs w:val="24"/>
          <w:lang w:val="sr-Cyrl-RS"/>
        </w:rPr>
        <w:t>(</w:t>
      </w:r>
      <w:proofErr w:type="spellStart"/>
      <w:r w:rsidR="00AB6137" w:rsidRPr="00480820">
        <w:rPr>
          <w:sz w:val="24"/>
          <w:szCs w:val="24"/>
          <w:lang w:val="sr-Cyrl-RS"/>
        </w:rPr>
        <w:t>Havells</w:t>
      </w:r>
      <w:proofErr w:type="spellEnd"/>
      <w:r w:rsidR="00AB6137" w:rsidRPr="00480820">
        <w:rPr>
          <w:sz w:val="24"/>
          <w:szCs w:val="24"/>
          <w:lang w:val="sr-Cyrl-RS"/>
        </w:rPr>
        <w:t>)</w:t>
      </w:r>
      <w:r w:rsidR="00933354" w:rsidRPr="00480820">
        <w:rPr>
          <w:sz w:val="24"/>
          <w:szCs w:val="24"/>
          <w:lang w:val="sr-Cyrl-RS"/>
        </w:rPr>
        <w:t>,</w:t>
      </w:r>
      <w:proofErr w:type="spellStart"/>
      <w:r w:rsidR="00933354" w:rsidRPr="00480820">
        <w:rPr>
          <w:sz w:val="24"/>
          <w:szCs w:val="24"/>
          <w:lang w:val="sr-Cyrl-RS"/>
        </w:rPr>
        <w:t>Анфоуте</w:t>
      </w:r>
      <w:proofErr w:type="spellEnd"/>
      <w:r w:rsidR="00AB6137" w:rsidRPr="00480820">
        <w:rPr>
          <w:sz w:val="24"/>
          <w:szCs w:val="24"/>
          <w:lang w:val="sr-Cyrl-RS"/>
        </w:rPr>
        <w:t>(</w:t>
      </w:r>
      <w:proofErr w:type="spellStart"/>
      <w:r w:rsidR="00AB6137" w:rsidRPr="00480820">
        <w:rPr>
          <w:sz w:val="24"/>
          <w:szCs w:val="24"/>
          <w:lang w:val="sr-Cyrl-RS"/>
        </w:rPr>
        <w:t>Anfuote</w:t>
      </w:r>
      <w:proofErr w:type="spellEnd"/>
      <w:r w:rsidR="00AB6137" w:rsidRPr="00480820">
        <w:rPr>
          <w:sz w:val="24"/>
          <w:szCs w:val="24"/>
          <w:lang w:val="sr-Cyrl-RS"/>
        </w:rPr>
        <w:t>)</w:t>
      </w:r>
      <w:r w:rsidR="00933354" w:rsidRPr="00480820">
        <w:rPr>
          <w:sz w:val="24"/>
          <w:szCs w:val="24"/>
          <w:lang w:val="sr-Cyrl-RS"/>
        </w:rPr>
        <w:t>,</w:t>
      </w:r>
      <w:r w:rsidR="00E26DDC" w:rsidRPr="00480820">
        <w:rPr>
          <w:sz w:val="24"/>
          <w:szCs w:val="24"/>
          <w:lang w:val="sr-Cyrl-RS"/>
        </w:rPr>
        <w:t xml:space="preserve"> </w:t>
      </w:r>
      <w:proofErr w:type="spellStart"/>
      <w:r w:rsidR="00933354" w:rsidRPr="00480820">
        <w:rPr>
          <w:sz w:val="24"/>
          <w:szCs w:val="24"/>
          <w:lang w:val="sr-Cyrl-RS"/>
        </w:rPr>
        <w:t>Бејндсун</w:t>
      </w:r>
      <w:proofErr w:type="spellEnd"/>
      <w:r w:rsidR="00AB6137" w:rsidRPr="00480820">
        <w:rPr>
          <w:sz w:val="24"/>
          <w:szCs w:val="24"/>
          <w:lang w:val="sr-Cyrl-RS"/>
        </w:rPr>
        <w:t>(</w:t>
      </w:r>
      <w:proofErr w:type="spellStart"/>
      <w:r w:rsidR="00AB6137" w:rsidRPr="00480820">
        <w:rPr>
          <w:sz w:val="24"/>
          <w:szCs w:val="24"/>
          <w:lang w:val="sr-Cyrl-RS"/>
        </w:rPr>
        <w:t>Beyondsun</w:t>
      </w:r>
      <w:proofErr w:type="spellEnd"/>
      <w:r w:rsidR="00AB6137" w:rsidRPr="00480820">
        <w:rPr>
          <w:sz w:val="24"/>
          <w:szCs w:val="24"/>
          <w:lang w:val="sr-Cyrl-RS"/>
        </w:rPr>
        <w:t>)</w:t>
      </w:r>
      <w:r w:rsidR="00933354" w:rsidRPr="00480820">
        <w:rPr>
          <w:sz w:val="24"/>
          <w:szCs w:val="24"/>
          <w:lang w:val="sr-Cyrl-RS"/>
        </w:rPr>
        <w:t xml:space="preserve">, </w:t>
      </w:r>
      <w:proofErr w:type="spellStart"/>
      <w:r w:rsidR="00933354" w:rsidRPr="00480820">
        <w:rPr>
          <w:sz w:val="24"/>
          <w:szCs w:val="24"/>
          <w:lang w:val="sr-Cyrl-RS"/>
        </w:rPr>
        <w:t>Фксповер</w:t>
      </w:r>
      <w:proofErr w:type="spellEnd"/>
      <w:r w:rsidR="00AB6137" w:rsidRPr="00480820">
        <w:rPr>
          <w:sz w:val="24"/>
          <w:szCs w:val="24"/>
          <w:lang w:val="sr-Cyrl-RS"/>
        </w:rPr>
        <w:t>(</w:t>
      </w:r>
      <w:proofErr w:type="spellStart"/>
      <w:r w:rsidR="00AB6137" w:rsidRPr="00480820">
        <w:rPr>
          <w:sz w:val="24"/>
          <w:szCs w:val="24"/>
          <w:lang w:val="sr-Cyrl-RS"/>
        </w:rPr>
        <w:t>Fxpower</w:t>
      </w:r>
      <w:proofErr w:type="spellEnd"/>
      <w:r w:rsidR="00AB6137" w:rsidRPr="00480820">
        <w:rPr>
          <w:sz w:val="24"/>
          <w:szCs w:val="24"/>
          <w:lang w:val="sr-Cyrl-RS"/>
        </w:rPr>
        <w:t>)</w:t>
      </w:r>
      <w:r w:rsidR="00933354" w:rsidRPr="00480820">
        <w:rPr>
          <w:sz w:val="24"/>
          <w:szCs w:val="24"/>
          <w:lang w:val="sr-Cyrl-RS"/>
        </w:rPr>
        <w:t xml:space="preserve"> итд. </w:t>
      </w:r>
    </w:p>
    <w:p w14:paraId="171057E2" w14:textId="4F044F9D" w:rsidR="00A91DEC" w:rsidRPr="00480820" w:rsidRDefault="00C34AFA" w:rsidP="00B412DC">
      <w:pPr>
        <w:widowControl/>
        <w:autoSpaceDE/>
        <w:autoSpaceDN/>
        <w:spacing w:after="160" w:line="259" w:lineRule="auto"/>
        <w:ind w:firstLine="720"/>
        <w:jc w:val="both"/>
        <w:rPr>
          <w:sz w:val="24"/>
          <w:szCs w:val="24"/>
          <w:lang w:val="sr-Cyrl-RS"/>
        </w:rPr>
      </w:pPr>
      <w:proofErr w:type="spellStart"/>
      <w:r w:rsidRPr="00480820">
        <w:rPr>
          <w:b/>
          <w:bCs/>
          <w:sz w:val="24"/>
          <w:szCs w:val="24"/>
          <w:lang w:val="sr-Cyrl-RS"/>
        </w:rPr>
        <w:t>Солармен</w:t>
      </w:r>
      <w:proofErr w:type="spellEnd"/>
      <w:r w:rsidRPr="00480820">
        <w:rPr>
          <w:b/>
          <w:bCs/>
          <w:sz w:val="24"/>
          <w:szCs w:val="24"/>
          <w:lang w:val="sr-Cyrl-RS"/>
        </w:rPr>
        <w:t xml:space="preserve"> АПИ за дата </w:t>
      </w:r>
      <w:proofErr w:type="spellStart"/>
      <w:r w:rsidRPr="00480820">
        <w:rPr>
          <w:b/>
          <w:bCs/>
          <w:sz w:val="24"/>
          <w:szCs w:val="24"/>
          <w:lang w:val="sr-Cyrl-RS"/>
        </w:rPr>
        <w:t>логере</w:t>
      </w:r>
      <w:proofErr w:type="spellEnd"/>
      <w:r w:rsidRPr="00480820">
        <w:rPr>
          <w:b/>
          <w:bCs/>
          <w:sz w:val="24"/>
          <w:szCs w:val="24"/>
          <w:lang w:val="sr-Cyrl-RS"/>
        </w:rPr>
        <w:t xml:space="preserve"> представља приступну тачку за многим рањивостима које могу бити </w:t>
      </w:r>
      <w:proofErr w:type="spellStart"/>
      <w:r w:rsidRPr="00480820">
        <w:rPr>
          <w:b/>
          <w:bCs/>
          <w:sz w:val="24"/>
          <w:szCs w:val="24"/>
          <w:lang w:val="sr-Cyrl-RS"/>
        </w:rPr>
        <w:t>искорошћене</w:t>
      </w:r>
      <w:proofErr w:type="spellEnd"/>
      <w:r w:rsidRPr="00480820">
        <w:rPr>
          <w:b/>
          <w:bCs/>
          <w:sz w:val="24"/>
          <w:szCs w:val="24"/>
          <w:lang w:val="sr-Cyrl-RS"/>
        </w:rPr>
        <w:t xml:space="preserve"> за узнемиравање или комплетно обустављање рада </w:t>
      </w:r>
      <w:proofErr w:type="spellStart"/>
      <w:r w:rsidRPr="00480820">
        <w:rPr>
          <w:b/>
          <w:bCs/>
          <w:sz w:val="24"/>
          <w:szCs w:val="24"/>
          <w:lang w:val="sr-Cyrl-RS"/>
        </w:rPr>
        <w:t>фотонапонске</w:t>
      </w:r>
      <w:proofErr w:type="spellEnd"/>
      <w:r w:rsidRPr="00480820">
        <w:rPr>
          <w:b/>
          <w:bCs/>
          <w:sz w:val="24"/>
          <w:szCs w:val="24"/>
          <w:lang w:val="sr-Cyrl-RS"/>
        </w:rPr>
        <w:t xml:space="preserve"> опреме</w:t>
      </w:r>
      <w:r w:rsidR="00B412DC" w:rsidRPr="00480820">
        <w:rPr>
          <w:sz w:val="24"/>
          <w:szCs w:val="24"/>
          <w:lang w:val="sr-Cyrl-RS"/>
        </w:rPr>
        <w:t>.</w:t>
      </w:r>
    </w:p>
    <w:p w14:paraId="1B9C8A74" w14:textId="75661042" w:rsidR="00E54519" w:rsidRPr="00480820" w:rsidRDefault="00F30195" w:rsidP="00E54519">
      <w:pPr>
        <w:widowControl/>
        <w:autoSpaceDE/>
        <w:autoSpaceDN/>
        <w:spacing w:after="160" w:line="259" w:lineRule="auto"/>
        <w:ind w:firstLine="720"/>
        <w:jc w:val="both"/>
        <w:rPr>
          <w:sz w:val="24"/>
          <w:szCs w:val="24"/>
          <w:lang w:val="sr-Cyrl-RS"/>
        </w:rPr>
      </w:pPr>
      <w:r w:rsidRPr="00480820">
        <w:rPr>
          <w:sz w:val="24"/>
          <w:szCs w:val="24"/>
          <w:lang w:val="sr-Cyrl-RS"/>
        </w:rPr>
        <w:lastRenderedPageBreak/>
        <w:t xml:space="preserve">Дата </w:t>
      </w:r>
      <w:proofErr w:type="spellStart"/>
      <w:r w:rsidRPr="00480820">
        <w:rPr>
          <w:sz w:val="24"/>
          <w:szCs w:val="24"/>
          <w:lang w:val="sr-Cyrl-RS"/>
        </w:rPr>
        <w:t>логер</w:t>
      </w:r>
      <w:proofErr w:type="spellEnd"/>
      <w:r w:rsidRPr="00480820">
        <w:rPr>
          <w:sz w:val="24"/>
          <w:szCs w:val="24"/>
          <w:lang w:val="sr-Cyrl-RS"/>
        </w:rPr>
        <w:t xml:space="preserve"> (</w:t>
      </w:r>
      <w:proofErr w:type="spellStart"/>
      <w:r w:rsidRPr="00480820">
        <w:rPr>
          <w:sz w:val="24"/>
          <w:szCs w:val="24"/>
          <w:lang w:val="sr-Cyrl-RS"/>
        </w:rPr>
        <w:t>data</w:t>
      </w:r>
      <w:proofErr w:type="spellEnd"/>
      <w:r w:rsidRPr="00480820">
        <w:rPr>
          <w:sz w:val="24"/>
          <w:szCs w:val="24"/>
          <w:lang w:val="sr-Cyrl-RS"/>
        </w:rPr>
        <w:t xml:space="preserve"> </w:t>
      </w:r>
      <w:proofErr w:type="spellStart"/>
      <w:r w:rsidRPr="00480820">
        <w:rPr>
          <w:sz w:val="24"/>
          <w:szCs w:val="24"/>
          <w:lang w:val="sr-Cyrl-RS"/>
        </w:rPr>
        <w:t>logger</w:t>
      </w:r>
      <w:proofErr w:type="spellEnd"/>
      <w:r w:rsidRPr="00480820">
        <w:rPr>
          <w:sz w:val="24"/>
          <w:szCs w:val="24"/>
          <w:lang w:val="sr-Cyrl-RS"/>
        </w:rPr>
        <w:t xml:space="preserve">) – уређај (може бити засебан или уграђен у претварач) који бележи и преноси податке о перформансама </w:t>
      </w:r>
      <w:proofErr w:type="spellStart"/>
      <w:r w:rsidRPr="00480820">
        <w:rPr>
          <w:sz w:val="24"/>
          <w:szCs w:val="24"/>
          <w:lang w:val="sr-Cyrl-RS"/>
        </w:rPr>
        <w:t>фотонапоснког</w:t>
      </w:r>
      <w:proofErr w:type="spellEnd"/>
      <w:r w:rsidRPr="00480820">
        <w:rPr>
          <w:sz w:val="24"/>
          <w:szCs w:val="24"/>
          <w:lang w:val="sr-Cyrl-RS"/>
        </w:rPr>
        <w:t xml:space="preserve"> система, омогућава праћење у реалном времену</w:t>
      </w:r>
      <w:r w:rsidR="004B27CB" w:rsidRPr="00480820">
        <w:rPr>
          <w:sz w:val="24"/>
          <w:szCs w:val="24"/>
          <w:lang w:val="sr-Cyrl-RS"/>
        </w:rPr>
        <w:t xml:space="preserve">, логовање (бележење историје), даљинско управљање, омогућавајући да систем </w:t>
      </w:r>
      <w:proofErr w:type="spellStart"/>
      <w:r w:rsidR="004B27CB" w:rsidRPr="00480820">
        <w:rPr>
          <w:sz w:val="24"/>
          <w:szCs w:val="24"/>
          <w:lang w:val="sr-Cyrl-RS"/>
        </w:rPr>
        <w:t>функционисе</w:t>
      </w:r>
      <w:proofErr w:type="spellEnd"/>
      <w:r w:rsidR="004B27CB" w:rsidRPr="00480820">
        <w:rPr>
          <w:sz w:val="24"/>
          <w:szCs w:val="24"/>
          <w:lang w:val="sr-Cyrl-RS"/>
        </w:rPr>
        <w:t xml:space="preserve"> ефикасно и без проблема.</w:t>
      </w:r>
      <w:r w:rsidR="00214F5F" w:rsidRPr="00480820">
        <w:rPr>
          <w:sz w:val="24"/>
          <w:szCs w:val="24"/>
          <w:lang w:val="sr-Cyrl-RS"/>
        </w:rPr>
        <w:t xml:space="preserve"> Прикупљање метрике као што су излазна снага, напон, струка, </w:t>
      </w:r>
      <w:proofErr w:type="spellStart"/>
      <w:r w:rsidR="00214F5F" w:rsidRPr="00480820">
        <w:rPr>
          <w:sz w:val="24"/>
          <w:szCs w:val="24"/>
          <w:lang w:val="sr-Cyrl-RS"/>
        </w:rPr>
        <w:t>даталогер</w:t>
      </w:r>
      <w:proofErr w:type="spellEnd"/>
      <w:r w:rsidR="00214F5F" w:rsidRPr="00480820">
        <w:rPr>
          <w:sz w:val="24"/>
          <w:szCs w:val="24"/>
          <w:lang w:val="sr-Cyrl-RS"/>
        </w:rPr>
        <w:t xml:space="preserve">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480820" w:rsidRDefault="00A91DEC" w:rsidP="00E54519">
      <w:pPr>
        <w:widowControl/>
        <w:autoSpaceDE/>
        <w:autoSpaceDN/>
        <w:spacing w:after="160" w:line="259" w:lineRule="auto"/>
        <w:ind w:firstLine="720"/>
        <w:jc w:val="both"/>
        <w:rPr>
          <w:sz w:val="24"/>
          <w:szCs w:val="24"/>
          <w:lang w:val="sr-Cyrl-RS"/>
        </w:rPr>
      </w:pPr>
      <w:r w:rsidRPr="00480820">
        <w:rPr>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Pr="00480820"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480820" w:rsidRDefault="00E54519" w:rsidP="00E54519">
      <w:pPr>
        <w:widowControl/>
        <w:autoSpaceDE/>
        <w:autoSpaceDN/>
        <w:spacing w:after="160" w:line="259" w:lineRule="auto"/>
        <w:ind w:firstLine="720"/>
        <w:jc w:val="both"/>
        <w:rPr>
          <w:sz w:val="24"/>
          <w:szCs w:val="24"/>
          <w:lang w:val="sr-Cyrl-RS"/>
        </w:rPr>
      </w:pPr>
      <w:proofErr w:type="spellStart"/>
      <w:r w:rsidRPr="00480820">
        <w:rPr>
          <w:sz w:val="24"/>
          <w:szCs w:val="24"/>
          <w:lang w:val="sr-Cyrl-RS"/>
        </w:rPr>
        <w:t>Солармен</w:t>
      </w:r>
      <w:proofErr w:type="spellEnd"/>
      <w:r w:rsidRPr="00480820">
        <w:rPr>
          <w:sz w:val="24"/>
          <w:szCs w:val="24"/>
          <w:lang w:val="sr-Cyrl-RS"/>
        </w:rPr>
        <w:t xml:space="preserve">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w:t>
      </w:r>
      <w:proofErr w:type="spellStart"/>
      <w:r w:rsidRPr="00480820">
        <w:rPr>
          <w:sz w:val="24"/>
          <w:szCs w:val="24"/>
          <w:lang w:val="sr-Cyrl-RS"/>
        </w:rPr>
        <w:t>сервисерски</w:t>
      </w:r>
      <w:proofErr w:type="spellEnd"/>
      <w:r w:rsidRPr="00480820">
        <w:rPr>
          <w:sz w:val="24"/>
          <w:szCs w:val="24"/>
          <w:lang w:val="sr-Cyrl-RS"/>
        </w:rPr>
        <w:t xml:space="preserve"> који има ауторизације за подешавање уређаја приликом инсталације, као што су напон, фреквенција итд. </w:t>
      </w:r>
    </w:p>
    <w:p w14:paraId="5E06ECFA" w14:textId="77777777" w:rsidR="00AC4654" w:rsidRPr="00480820"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414" w:name="_Toc176392789"/>
      <w:bookmarkStart w:id="415" w:name="_Toc176392876"/>
      <w:bookmarkStart w:id="416" w:name="_Toc176641867"/>
      <w:bookmarkStart w:id="417" w:name="_Toc176732794"/>
      <w:bookmarkStart w:id="418" w:name="_Toc176736250"/>
      <w:bookmarkStart w:id="419" w:name="_Toc178331626"/>
      <w:bookmarkStart w:id="420" w:name="_Toc178331706"/>
      <w:bookmarkEnd w:id="414"/>
      <w:bookmarkEnd w:id="415"/>
      <w:bookmarkEnd w:id="416"/>
      <w:bookmarkEnd w:id="417"/>
      <w:bookmarkEnd w:id="418"/>
      <w:bookmarkEnd w:id="419"/>
      <w:bookmarkEnd w:id="420"/>
    </w:p>
    <w:p w14:paraId="6637CE2E" w14:textId="6F00EC1B" w:rsidR="002E3FF5" w:rsidRPr="00480820" w:rsidRDefault="00AC4654" w:rsidP="002E3FF5">
      <w:pPr>
        <w:pStyle w:val="Heading2"/>
        <w:numPr>
          <w:ilvl w:val="1"/>
          <w:numId w:val="20"/>
        </w:numPr>
        <w:rPr>
          <w:rFonts w:ascii="Times New Roman" w:hAnsi="Times New Roman" w:cs="Times New Roman"/>
          <w:color w:val="auto"/>
          <w:sz w:val="28"/>
          <w:szCs w:val="28"/>
          <w:lang w:val="sr-Cyrl-RS"/>
        </w:rPr>
      </w:pPr>
      <w:bookmarkStart w:id="421" w:name="_Toc178331707"/>
      <w:r w:rsidRPr="00480820">
        <w:rPr>
          <w:rFonts w:ascii="Times New Roman" w:hAnsi="Times New Roman" w:cs="Times New Roman"/>
          <w:color w:val="auto"/>
          <w:sz w:val="28"/>
          <w:szCs w:val="28"/>
          <w:lang w:val="sr-Cyrl-RS"/>
        </w:rPr>
        <w:t xml:space="preserve">Рањивости </w:t>
      </w:r>
      <w:proofErr w:type="spellStart"/>
      <w:r w:rsidRPr="00480820">
        <w:rPr>
          <w:rFonts w:ascii="Times New Roman" w:hAnsi="Times New Roman" w:cs="Times New Roman"/>
          <w:color w:val="auto"/>
          <w:sz w:val="28"/>
          <w:szCs w:val="28"/>
          <w:lang w:val="sr-Cyrl-RS"/>
        </w:rPr>
        <w:t>Солармен</w:t>
      </w:r>
      <w:proofErr w:type="spellEnd"/>
      <w:r w:rsidRPr="00480820">
        <w:rPr>
          <w:rFonts w:ascii="Times New Roman" w:hAnsi="Times New Roman" w:cs="Times New Roman"/>
          <w:color w:val="auto"/>
          <w:sz w:val="28"/>
          <w:szCs w:val="28"/>
          <w:lang w:val="sr-Cyrl-RS"/>
        </w:rPr>
        <w:t xml:space="preserve"> (</w:t>
      </w:r>
      <w:proofErr w:type="spellStart"/>
      <w:r w:rsidRPr="00480820">
        <w:rPr>
          <w:rFonts w:ascii="Times New Roman" w:hAnsi="Times New Roman" w:cs="Times New Roman"/>
          <w:color w:val="auto"/>
          <w:sz w:val="28"/>
          <w:szCs w:val="28"/>
          <w:lang w:val="sr-Cyrl-RS"/>
        </w:rPr>
        <w:t>Solarman</w:t>
      </w:r>
      <w:proofErr w:type="spellEnd"/>
      <w:r w:rsidRPr="00480820">
        <w:rPr>
          <w:rFonts w:ascii="Times New Roman" w:hAnsi="Times New Roman" w:cs="Times New Roman"/>
          <w:color w:val="auto"/>
          <w:sz w:val="28"/>
          <w:szCs w:val="28"/>
          <w:lang w:val="sr-Cyrl-RS"/>
        </w:rPr>
        <w:t>) соларне опреме</w:t>
      </w:r>
      <w:bookmarkEnd w:id="421"/>
    </w:p>
    <w:p w14:paraId="5F0DAEAA" w14:textId="77777777" w:rsidR="002E3FF5" w:rsidRPr="00480820" w:rsidRDefault="002E3FF5" w:rsidP="002E3FF5">
      <w:pPr>
        <w:rPr>
          <w:lang w:val="sr-Cyrl-RS"/>
        </w:rPr>
      </w:pPr>
    </w:p>
    <w:p w14:paraId="741592DA" w14:textId="2A97BF4F" w:rsidR="002E3FF5" w:rsidRPr="00480820" w:rsidRDefault="002E3FF5" w:rsidP="002E3FF5">
      <w:pPr>
        <w:widowControl/>
        <w:autoSpaceDE/>
        <w:autoSpaceDN/>
        <w:spacing w:after="160" w:line="259" w:lineRule="auto"/>
        <w:ind w:firstLine="720"/>
        <w:jc w:val="both"/>
        <w:rPr>
          <w:sz w:val="24"/>
          <w:szCs w:val="24"/>
          <w:lang w:val="sr-Cyrl-RS"/>
        </w:rPr>
      </w:pPr>
      <w:r w:rsidRPr="00480820">
        <w:rPr>
          <w:sz w:val="24"/>
          <w:szCs w:val="24"/>
          <w:lang w:val="sr-Cyrl-RS"/>
        </w:rPr>
        <w:t xml:space="preserve">Пронађен је низ критичних безбедносних рањивости у </w:t>
      </w:r>
      <w:proofErr w:type="spellStart"/>
      <w:r w:rsidRPr="00480820">
        <w:rPr>
          <w:sz w:val="24"/>
          <w:szCs w:val="24"/>
          <w:lang w:val="sr-Cyrl-RS"/>
        </w:rPr>
        <w:t>Солармен</w:t>
      </w:r>
      <w:proofErr w:type="spellEnd"/>
      <w:r w:rsidRPr="00480820">
        <w:rPr>
          <w:sz w:val="24"/>
          <w:szCs w:val="24"/>
          <w:lang w:val="sr-Cyrl-RS"/>
        </w:rPr>
        <w:t xml:space="preserve"> </w:t>
      </w:r>
      <w:proofErr w:type="spellStart"/>
      <w:r w:rsidRPr="00480820">
        <w:rPr>
          <w:sz w:val="24"/>
          <w:szCs w:val="24"/>
          <w:lang w:val="sr-Cyrl-RS"/>
        </w:rPr>
        <w:t>платфори</w:t>
      </w:r>
      <w:proofErr w:type="spellEnd"/>
      <w:r w:rsidRPr="00480820">
        <w:rPr>
          <w:sz w:val="24"/>
          <w:szCs w:val="24"/>
          <w:lang w:val="sr-Cyrl-RS"/>
        </w:rPr>
        <w:t xml:space="preserve">. Рањивости које </w:t>
      </w:r>
      <w:proofErr w:type="spellStart"/>
      <w:r w:rsidRPr="00480820">
        <w:rPr>
          <w:sz w:val="24"/>
          <w:szCs w:val="24"/>
          <w:lang w:val="sr-Cyrl-RS"/>
        </w:rPr>
        <w:t>обухватајо</w:t>
      </w:r>
      <w:proofErr w:type="spellEnd"/>
      <w:r w:rsidRPr="00480820">
        <w:rPr>
          <w:sz w:val="24"/>
          <w:szCs w:val="24"/>
          <w:lang w:val="sr-Cyrl-RS"/>
        </w:rPr>
        <w:t xml:space="preserve"> потпуно преузимање налога, преузимање </w:t>
      </w:r>
      <w:proofErr w:type="spellStart"/>
      <w:r w:rsidRPr="00480820">
        <w:rPr>
          <w:sz w:val="24"/>
          <w:szCs w:val="24"/>
          <w:lang w:val="sr-Cyrl-RS"/>
        </w:rPr>
        <w:t>Деј</w:t>
      </w:r>
      <w:proofErr w:type="spellEnd"/>
      <w:r w:rsidRPr="00480820">
        <w:rPr>
          <w:sz w:val="24"/>
          <w:szCs w:val="24"/>
          <w:lang w:val="sr-Cyrl-RS"/>
        </w:rPr>
        <w:t xml:space="preserve"> клауд </w:t>
      </w:r>
      <w:proofErr w:type="spellStart"/>
      <w:r w:rsidRPr="00480820">
        <w:rPr>
          <w:sz w:val="24"/>
          <w:szCs w:val="24"/>
          <w:lang w:val="sr-Cyrl-RS"/>
        </w:rPr>
        <w:t>токена</w:t>
      </w:r>
      <w:proofErr w:type="spellEnd"/>
      <w:r w:rsidRPr="00480820">
        <w:rPr>
          <w:sz w:val="24"/>
          <w:szCs w:val="24"/>
          <w:lang w:val="sr-Cyrl-RS"/>
        </w:rPr>
        <w:t xml:space="preserve"> и прикупљање података организације или корисника</w:t>
      </w:r>
      <w:r w:rsidR="00C6652C" w:rsidRPr="00480820">
        <w:rPr>
          <w:sz w:val="24"/>
          <w:szCs w:val="24"/>
          <w:lang w:val="sr-Cyrl-RS"/>
        </w:rPr>
        <w:t>, што представља велики ризик за сигурност платформе и приватност корисника.</w:t>
      </w:r>
    </w:p>
    <w:p w14:paraId="30D9F8FF" w14:textId="35322D1F" w:rsidR="00917431" w:rsidRPr="00480820" w:rsidRDefault="00917431" w:rsidP="00B70A21">
      <w:pPr>
        <w:widowControl/>
        <w:autoSpaceDE/>
        <w:autoSpaceDN/>
        <w:spacing w:after="160" w:line="259" w:lineRule="auto"/>
        <w:jc w:val="both"/>
        <w:rPr>
          <w:sz w:val="24"/>
          <w:szCs w:val="24"/>
          <w:lang w:val="sr-Cyrl-RS"/>
        </w:rPr>
      </w:pPr>
      <w:r w:rsidRPr="00480820">
        <w:rPr>
          <w:sz w:val="24"/>
          <w:szCs w:val="24"/>
          <w:lang w:val="sr-Cyrl-RS"/>
        </w:rPr>
        <w:tab/>
      </w:r>
    </w:p>
    <w:p w14:paraId="4416C46B" w14:textId="3CCE80DF" w:rsidR="00C845EB" w:rsidRPr="00480820" w:rsidRDefault="00C845EB" w:rsidP="00C845EB">
      <w:pPr>
        <w:pStyle w:val="Heading3"/>
        <w:numPr>
          <w:ilvl w:val="2"/>
          <w:numId w:val="20"/>
        </w:numPr>
        <w:rPr>
          <w:rStyle w:val="Heading3Char"/>
          <w:sz w:val="28"/>
          <w:szCs w:val="28"/>
          <w:lang w:val="sr-Cyrl-RS"/>
        </w:rPr>
      </w:pPr>
      <w:bookmarkStart w:id="422" w:name="_Toc178331708"/>
      <w:proofErr w:type="spellStart"/>
      <w:r w:rsidRPr="00480820">
        <w:rPr>
          <w:rStyle w:val="Heading3Char"/>
          <w:sz w:val="28"/>
          <w:szCs w:val="28"/>
          <w:lang w:val="sr-Cyrl-RS"/>
        </w:rPr>
        <w:lastRenderedPageBreak/>
        <w:t>Преуизимање</w:t>
      </w:r>
      <w:proofErr w:type="spellEnd"/>
      <w:r w:rsidRPr="00480820">
        <w:rPr>
          <w:rStyle w:val="Heading3Char"/>
          <w:sz w:val="28"/>
          <w:szCs w:val="28"/>
          <w:lang w:val="sr-Cyrl-RS"/>
        </w:rPr>
        <w:t xml:space="preserve"> контроле налога </w:t>
      </w:r>
      <w:proofErr w:type="spellStart"/>
      <w:r w:rsidRPr="00480820">
        <w:rPr>
          <w:rStyle w:val="Heading3Char"/>
          <w:sz w:val="28"/>
          <w:szCs w:val="28"/>
          <w:lang w:val="sr-Cyrl-RS"/>
        </w:rPr>
        <w:t>манипулациојом</w:t>
      </w:r>
      <w:proofErr w:type="spellEnd"/>
      <w:r w:rsidRPr="00480820">
        <w:rPr>
          <w:rStyle w:val="Heading3Char"/>
          <w:sz w:val="28"/>
          <w:szCs w:val="28"/>
          <w:lang w:val="sr-Cyrl-RS"/>
        </w:rPr>
        <w:t xml:space="preserve"> ауторизационих </w:t>
      </w:r>
      <w:proofErr w:type="spellStart"/>
      <w:r w:rsidRPr="00480820">
        <w:rPr>
          <w:rStyle w:val="Heading3Char"/>
          <w:sz w:val="28"/>
          <w:szCs w:val="28"/>
          <w:lang w:val="sr-Cyrl-RS"/>
        </w:rPr>
        <w:t>токена</w:t>
      </w:r>
      <w:bookmarkEnd w:id="422"/>
      <w:proofErr w:type="spellEnd"/>
    </w:p>
    <w:p w14:paraId="6810DB96" w14:textId="77777777" w:rsidR="00BA7299" w:rsidRPr="00480820" w:rsidRDefault="00BA7299" w:rsidP="00BA7299">
      <w:pPr>
        <w:rPr>
          <w:rFonts w:eastAsiaTheme="majorEastAsia"/>
          <w:lang w:val="sr-Cyrl-RS"/>
        </w:rPr>
      </w:pPr>
    </w:p>
    <w:p w14:paraId="44D1A77A" w14:textId="77777777" w:rsidR="008A3981" w:rsidRPr="00480820" w:rsidRDefault="008A3981" w:rsidP="00BA7299">
      <w:pPr>
        <w:rPr>
          <w:rFonts w:eastAsiaTheme="majorEastAsia"/>
          <w:lang w:val="sr-Cyrl-RS"/>
        </w:rPr>
      </w:pPr>
    </w:p>
    <w:p w14:paraId="463A2D09" w14:textId="13B19E96" w:rsidR="00BA7299" w:rsidRPr="00480820" w:rsidRDefault="00965E40" w:rsidP="00965E40">
      <w:pPr>
        <w:ind w:firstLine="720"/>
        <w:jc w:val="both"/>
        <w:rPr>
          <w:rFonts w:eastAsiaTheme="majorEastAsia"/>
          <w:sz w:val="24"/>
          <w:szCs w:val="24"/>
          <w:lang w:val="sr-Cyrl-RS"/>
        </w:rPr>
      </w:pPr>
      <w:r w:rsidRPr="00480820">
        <w:rPr>
          <w:rFonts w:eastAsiaTheme="majorEastAsia"/>
          <w:b/>
          <w:bCs/>
          <w:sz w:val="24"/>
          <w:szCs w:val="24"/>
          <w:lang w:val="sr-Cyrl-RS"/>
        </w:rPr>
        <w:t>Опис:</w:t>
      </w:r>
      <w:r w:rsidRPr="00480820">
        <w:rPr>
          <w:rFonts w:eastAsiaTheme="majorEastAsia"/>
          <w:sz w:val="24"/>
          <w:szCs w:val="24"/>
          <w:lang w:val="sr-Cyrl-RS"/>
        </w:rPr>
        <w:t xml:space="preserve"> АПИ </w:t>
      </w:r>
      <w:proofErr w:type="spellStart"/>
      <w:r w:rsidRPr="00480820">
        <w:rPr>
          <w:rFonts w:eastAsiaTheme="majorEastAsia"/>
          <w:sz w:val="24"/>
          <w:szCs w:val="24"/>
          <w:lang w:val="sr-Cyrl-RS"/>
        </w:rPr>
        <w:t>ендпоинт</w:t>
      </w:r>
      <w:proofErr w:type="spellEnd"/>
      <w:r w:rsidRPr="00480820">
        <w:rPr>
          <w:rFonts w:eastAsiaTheme="majorEastAsia"/>
          <w:sz w:val="24"/>
          <w:szCs w:val="24"/>
          <w:lang w:val="sr-Cyrl-RS"/>
        </w:rPr>
        <w:t xml:space="preserve"> /oauth2-s/</w:t>
      </w:r>
      <w:proofErr w:type="spellStart"/>
      <w:r w:rsidRPr="00480820">
        <w:rPr>
          <w:rFonts w:eastAsiaTheme="majorEastAsia"/>
          <w:sz w:val="24"/>
          <w:szCs w:val="24"/>
          <w:lang w:val="sr-Cyrl-RS"/>
        </w:rPr>
        <w:t>oauth</w:t>
      </w:r>
      <w:proofErr w:type="spellEnd"/>
      <w:r w:rsidRPr="00480820">
        <w:rPr>
          <w:rFonts w:eastAsiaTheme="majorEastAsia"/>
          <w:sz w:val="24"/>
          <w:szCs w:val="24"/>
          <w:lang w:val="sr-Cyrl-RS"/>
        </w:rPr>
        <w:t>/</w:t>
      </w:r>
      <w:proofErr w:type="spellStart"/>
      <w:r w:rsidRPr="00480820">
        <w:rPr>
          <w:rFonts w:eastAsiaTheme="majorEastAsia"/>
          <w:sz w:val="24"/>
          <w:szCs w:val="24"/>
          <w:lang w:val="sr-Cyrl-RS"/>
        </w:rPr>
        <w:t>token</w:t>
      </w:r>
      <w:proofErr w:type="spellEnd"/>
      <w:r w:rsidRPr="00480820">
        <w:rPr>
          <w:rFonts w:eastAsiaTheme="majorEastAsia"/>
          <w:sz w:val="24"/>
          <w:szCs w:val="24"/>
          <w:lang w:val="sr-Cyrl-RS"/>
        </w:rPr>
        <w:t xml:space="preserve"> се користи за прибављање </w:t>
      </w:r>
      <w:proofErr w:type="spellStart"/>
      <w:r w:rsidRPr="00480820">
        <w:rPr>
          <w:rFonts w:eastAsiaTheme="majorEastAsia"/>
          <w:sz w:val="24"/>
          <w:szCs w:val="24"/>
          <w:lang w:val="sr-Cyrl-RS"/>
        </w:rPr>
        <w:t>ауторизаци</w:t>
      </w:r>
      <w:proofErr w:type="spellEnd"/>
      <w:r w:rsidRPr="00480820">
        <w:rPr>
          <w:rFonts w:eastAsiaTheme="majorEastAsia"/>
          <w:sz w:val="24"/>
          <w:szCs w:val="24"/>
          <w:lang w:val="sr-Cyrl-RS"/>
        </w:rPr>
        <w:t xml:space="preserve">-оног </w:t>
      </w:r>
      <w:proofErr w:type="spellStart"/>
      <w:r w:rsidRPr="00480820">
        <w:rPr>
          <w:rFonts w:eastAsiaTheme="majorEastAsia"/>
          <w:sz w:val="24"/>
          <w:szCs w:val="24"/>
          <w:lang w:val="sr-Cyrl-RS"/>
        </w:rPr>
        <w:t>токена</w:t>
      </w:r>
      <w:proofErr w:type="spellEnd"/>
      <w:r w:rsidRPr="00480820">
        <w:rPr>
          <w:rFonts w:eastAsiaTheme="majorEastAsia"/>
          <w:sz w:val="24"/>
          <w:szCs w:val="24"/>
          <w:lang w:val="sr-Cyrl-RS"/>
        </w:rPr>
        <w:t xml:space="preserve"> приликом промене орг</w:t>
      </w:r>
      <w:r w:rsidR="006D19B1" w:rsidRPr="00480820">
        <w:rPr>
          <w:rFonts w:eastAsiaTheme="majorEastAsia"/>
          <w:sz w:val="24"/>
          <w:szCs w:val="24"/>
          <w:lang w:val="sr-Cyrl-RS"/>
        </w:rPr>
        <w:t>а</w:t>
      </w:r>
      <w:r w:rsidRPr="00480820">
        <w:rPr>
          <w:rFonts w:eastAsiaTheme="majorEastAsia"/>
          <w:sz w:val="24"/>
          <w:szCs w:val="24"/>
          <w:lang w:val="sr-Cyrl-RS"/>
        </w:rPr>
        <w:t>низације за управљање, сервер не успева да вери-</w:t>
      </w:r>
      <w:proofErr w:type="spellStart"/>
      <w:r w:rsidRPr="00480820">
        <w:rPr>
          <w:rFonts w:eastAsiaTheme="majorEastAsia"/>
          <w:sz w:val="24"/>
          <w:szCs w:val="24"/>
          <w:lang w:val="sr-Cyrl-RS"/>
        </w:rPr>
        <w:t>фикује</w:t>
      </w:r>
      <w:proofErr w:type="spellEnd"/>
      <w:r w:rsidRPr="00480820">
        <w:rPr>
          <w:rFonts w:eastAsiaTheme="majorEastAsia"/>
          <w:sz w:val="24"/>
          <w:szCs w:val="24"/>
          <w:lang w:val="sr-Cyrl-RS"/>
        </w:rPr>
        <w:t xml:space="preserve"> ЈВТ(JWT) потпис, допуштајући нападачима да добију </w:t>
      </w:r>
      <w:proofErr w:type="spellStart"/>
      <w:r w:rsidRPr="00480820">
        <w:rPr>
          <w:rFonts w:eastAsiaTheme="majorEastAsia"/>
          <w:sz w:val="24"/>
          <w:szCs w:val="24"/>
          <w:lang w:val="sr-Cyrl-RS"/>
        </w:rPr>
        <w:t>валидациони</w:t>
      </w:r>
      <w:proofErr w:type="spellEnd"/>
      <w:r w:rsidRPr="00480820">
        <w:rPr>
          <w:rFonts w:eastAsiaTheme="majorEastAsia"/>
          <w:sz w:val="24"/>
          <w:szCs w:val="24"/>
          <w:lang w:val="sr-Cyrl-RS"/>
        </w:rPr>
        <w:t xml:space="preserve"> </w:t>
      </w:r>
      <w:proofErr w:type="spellStart"/>
      <w:r w:rsidRPr="00480820">
        <w:rPr>
          <w:rFonts w:eastAsiaTheme="majorEastAsia"/>
          <w:sz w:val="24"/>
          <w:szCs w:val="24"/>
          <w:lang w:val="sr-Cyrl-RS"/>
        </w:rPr>
        <w:t>токен</w:t>
      </w:r>
      <w:proofErr w:type="spellEnd"/>
      <w:r w:rsidRPr="00480820">
        <w:rPr>
          <w:rFonts w:eastAsiaTheme="majorEastAsia"/>
          <w:sz w:val="24"/>
          <w:szCs w:val="24"/>
          <w:lang w:val="sr-Cyrl-RS"/>
        </w:rPr>
        <w:t xml:space="preserve"> за било који налог модификовањем ЈВТ(JWT) дела.</w:t>
      </w:r>
    </w:p>
    <w:p w14:paraId="6432C80B" w14:textId="77777777" w:rsidR="00877572" w:rsidRPr="00480820" w:rsidRDefault="00877572" w:rsidP="00965E40">
      <w:pPr>
        <w:ind w:firstLine="720"/>
        <w:jc w:val="both"/>
        <w:rPr>
          <w:rFonts w:eastAsiaTheme="majorEastAsia"/>
          <w:sz w:val="24"/>
          <w:szCs w:val="24"/>
          <w:lang w:val="sr-Cyrl-RS"/>
        </w:rPr>
      </w:pPr>
    </w:p>
    <w:p w14:paraId="54673007" w14:textId="77777777" w:rsidR="008A3981" w:rsidRPr="00480820" w:rsidRDefault="008A3981" w:rsidP="00965E40">
      <w:pPr>
        <w:ind w:firstLine="720"/>
        <w:jc w:val="both"/>
        <w:rPr>
          <w:rFonts w:eastAsiaTheme="majorEastAsia"/>
          <w:sz w:val="24"/>
          <w:szCs w:val="24"/>
          <w:lang w:val="sr-Cyrl-RS"/>
        </w:rPr>
      </w:pPr>
    </w:p>
    <w:p w14:paraId="5111F751" w14:textId="764F45A0" w:rsidR="005F5062" w:rsidRPr="00480820" w:rsidRDefault="00877572" w:rsidP="00965E40">
      <w:pPr>
        <w:ind w:firstLine="720"/>
        <w:jc w:val="both"/>
        <w:rPr>
          <w:rFonts w:eastAsiaTheme="majorEastAsia"/>
          <w:sz w:val="24"/>
          <w:szCs w:val="24"/>
          <w:lang w:val="sr-Cyrl-RS"/>
        </w:rPr>
      </w:pPr>
      <w:r w:rsidRPr="00480820">
        <w:rPr>
          <w:rFonts w:eastAsiaTheme="majorEastAsia"/>
          <w:b/>
          <w:bCs/>
          <w:sz w:val="24"/>
          <w:szCs w:val="24"/>
          <w:lang w:val="sr-Cyrl-RS"/>
        </w:rPr>
        <w:t xml:space="preserve">Утицај: </w:t>
      </w:r>
      <w:r w:rsidRPr="00480820">
        <w:rPr>
          <w:rFonts w:eastAsiaTheme="majorEastAsia"/>
          <w:sz w:val="24"/>
          <w:szCs w:val="24"/>
          <w:lang w:val="sr-Cyrl-RS"/>
        </w:rPr>
        <w:t xml:space="preserve">Нападач може модификовати ЈВТ(JWT) тако да садржи кориснички </w:t>
      </w:r>
      <w:proofErr w:type="spellStart"/>
      <w:r w:rsidRPr="00480820">
        <w:rPr>
          <w:rFonts w:eastAsiaTheme="majorEastAsia"/>
          <w:sz w:val="24"/>
          <w:szCs w:val="24"/>
          <w:lang w:val="sr-Cyrl-RS"/>
        </w:rPr>
        <w:t>Ид</w:t>
      </w:r>
      <w:proofErr w:type="spellEnd"/>
      <w:r w:rsidRPr="00480820">
        <w:rPr>
          <w:rFonts w:eastAsiaTheme="majorEastAsia"/>
          <w:sz w:val="24"/>
          <w:szCs w:val="24"/>
          <w:lang w:val="sr-Cyrl-RS"/>
        </w:rPr>
        <w:t xml:space="preserve"> (</w:t>
      </w:r>
      <w:proofErr w:type="spellStart"/>
      <w:r w:rsidRPr="00480820">
        <w:rPr>
          <w:rFonts w:eastAsiaTheme="majorEastAsia"/>
          <w:sz w:val="24"/>
          <w:szCs w:val="24"/>
          <w:lang w:val="sr-Cyrl-RS"/>
        </w:rPr>
        <w:t>userId</w:t>
      </w:r>
      <w:proofErr w:type="spellEnd"/>
      <w:r w:rsidRPr="00480820">
        <w:rPr>
          <w:rFonts w:eastAsiaTheme="majorEastAsia"/>
          <w:sz w:val="24"/>
          <w:szCs w:val="24"/>
          <w:lang w:val="sr-Cyrl-RS"/>
        </w:rPr>
        <w:t xml:space="preserve">) произвољног корисника, што за </w:t>
      </w:r>
      <w:proofErr w:type="spellStart"/>
      <w:r w:rsidRPr="00480820">
        <w:rPr>
          <w:rFonts w:eastAsiaTheme="majorEastAsia"/>
          <w:sz w:val="24"/>
          <w:szCs w:val="24"/>
          <w:lang w:val="sr-Cyrl-RS"/>
        </w:rPr>
        <w:t>резулат</w:t>
      </w:r>
      <w:proofErr w:type="spellEnd"/>
      <w:r w:rsidRPr="00480820">
        <w:rPr>
          <w:rFonts w:eastAsiaTheme="majorEastAsia"/>
          <w:sz w:val="24"/>
          <w:szCs w:val="24"/>
          <w:lang w:val="sr-Cyrl-RS"/>
        </w:rPr>
        <w:t xml:space="preserve"> има недозвољени приступ и комплетну контролу над налогом.</w:t>
      </w:r>
    </w:p>
    <w:p w14:paraId="6A3AB22B" w14:textId="78D6715C" w:rsidR="008A3981" w:rsidRPr="00480820" w:rsidRDefault="008A3981" w:rsidP="00965E40">
      <w:pPr>
        <w:ind w:firstLine="720"/>
        <w:jc w:val="both"/>
        <w:rPr>
          <w:rFonts w:eastAsiaTheme="majorEastAsia"/>
          <w:sz w:val="24"/>
          <w:szCs w:val="24"/>
          <w:lang w:val="sr-Cyrl-RS"/>
        </w:rPr>
      </w:pPr>
      <w:r w:rsidRPr="00480820">
        <w:rPr>
          <w:rFonts w:eastAsiaTheme="majorEastAsia"/>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Pr="00480820" w:rsidRDefault="008A3981" w:rsidP="00965E40">
      <w:pPr>
        <w:ind w:firstLine="720"/>
        <w:jc w:val="both"/>
        <w:rPr>
          <w:rFonts w:eastAsiaTheme="majorEastAsia"/>
          <w:sz w:val="24"/>
          <w:szCs w:val="24"/>
          <w:lang w:val="sr-Cyrl-RS"/>
        </w:rPr>
      </w:pPr>
    </w:p>
    <w:p w14:paraId="784DA8DA" w14:textId="3EE68305" w:rsidR="00877572" w:rsidRPr="00480820" w:rsidRDefault="005F5062" w:rsidP="008A3981">
      <w:pPr>
        <w:jc w:val="center"/>
        <w:rPr>
          <w:rFonts w:eastAsiaTheme="majorEastAsia"/>
          <w:sz w:val="20"/>
          <w:szCs w:val="20"/>
          <w:lang w:val="sr-Cyrl-RS"/>
        </w:rPr>
      </w:pPr>
      <w:r w:rsidRPr="00480820">
        <w:rPr>
          <w:rFonts w:eastAsiaTheme="majorEastAsia"/>
          <w:sz w:val="20"/>
          <w:szCs w:val="20"/>
          <w:lang w:val="sr-Cyrl-RS"/>
        </w:rPr>
        <w:t xml:space="preserve">Слика приказује прибављање ЈВТ(JWT) </w:t>
      </w:r>
      <w:proofErr w:type="spellStart"/>
      <w:r w:rsidRPr="00480820">
        <w:rPr>
          <w:rFonts w:eastAsiaTheme="majorEastAsia"/>
          <w:sz w:val="20"/>
          <w:szCs w:val="20"/>
          <w:lang w:val="sr-Cyrl-RS"/>
        </w:rPr>
        <w:t>токена</w:t>
      </w:r>
      <w:proofErr w:type="spellEnd"/>
      <w:r w:rsidRPr="00480820">
        <w:rPr>
          <w:rFonts w:eastAsiaTheme="majorEastAsia"/>
          <w:sz w:val="20"/>
          <w:szCs w:val="20"/>
          <w:lang w:val="sr-Cyrl-RS"/>
        </w:rPr>
        <w:t>.</w:t>
      </w:r>
    </w:p>
    <w:p w14:paraId="55154391" w14:textId="480EBF87" w:rsidR="008A3981" w:rsidRPr="00480820" w:rsidRDefault="008A3981" w:rsidP="008A3981">
      <w:pPr>
        <w:jc w:val="center"/>
        <w:rPr>
          <w:rFonts w:eastAsiaTheme="majorEastAsia"/>
          <w:sz w:val="20"/>
          <w:szCs w:val="20"/>
          <w:lang w:val="sr-Cyrl-RS"/>
        </w:rPr>
      </w:pPr>
    </w:p>
    <w:p w14:paraId="597CD465" w14:textId="77777777" w:rsidR="00612495" w:rsidRPr="00480820" w:rsidRDefault="00612495" w:rsidP="008A3981">
      <w:pPr>
        <w:jc w:val="center"/>
        <w:rPr>
          <w:rFonts w:eastAsiaTheme="majorEastAsia"/>
          <w:sz w:val="20"/>
          <w:szCs w:val="20"/>
          <w:lang w:val="sr-Cyrl-RS"/>
        </w:rPr>
      </w:pPr>
    </w:p>
    <w:p w14:paraId="41DB7BEB" w14:textId="6FA8A4E5" w:rsidR="008A3981" w:rsidRPr="00480820" w:rsidRDefault="008A3981" w:rsidP="008A3981">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07F4DADB" w14:textId="2E73936E" w:rsidR="008A3981" w:rsidRPr="00480820" w:rsidRDefault="008A3981" w:rsidP="008A3981">
      <w:pPr>
        <w:jc w:val="both"/>
        <w:rPr>
          <w:rFonts w:eastAsiaTheme="majorEastAsia"/>
          <w:b/>
          <w:bCs/>
          <w:sz w:val="24"/>
          <w:szCs w:val="24"/>
          <w:lang w:val="sr-Cyrl-RS"/>
        </w:rPr>
      </w:pPr>
      <w:proofErr w:type="spellStart"/>
      <w:r w:rsidRPr="00480820">
        <w:rPr>
          <w:rFonts w:eastAsiaTheme="majorEastAsia"/>
          <w:b/>
          <w:bCs/>
          <w:sz w:val="24"/>
          <w:szCs w:val="24"/>
          <w:lang w:val="sr-Cyrl-RS"/>
        </w:rPr>
        <w:t>Ендпоинт</w:t>
      </w:r>
      <w:proofErr w:type="spellEnd"/>
      <w:r w:rsidRPr="00480820">
        <w:rPr>
          <w:rFonts w:eastAsiaTheme="majorEastAsia"/>
          <w:b/>
          <w:bCs/>
          <w:sz w:val="24"/>
          <w:szCs w:val="24"/>
          <w:lang w:val="sr-Cyrl-RS"/>
        </w:rPr>
        <w:t>(</w:t>
      </w:r>
      <w:proofErr w:type="spellStart"/>
      <w:r w:rsidRPr="00480820">
        <w:rPr>
          <w:rFonts w:eastAsiaTheme="majorEastAsia"/>
          <w:b/>
          <w:bCs/>
          <w:sz w:val="24"/>
          <w:szCs w:val="24"/>
          <w:lang w:val="sr-Cyrl-RS"/>
        </w:rPr>
        <w:t>Endpoint</w:t>
      </w:r>
      <w:proofErr w:type="spellEnd"/>
      <w:r w:rsidRPr="00480820">
        <w:rPr>
          <w:rFonts w:eastAsiaTheme="majorEastAsia"/>
          <w:b/>
          <w:bCs/>
          <w:sz w:val="24"/>
          <w:szCs w:val="24"/>
          <w:lang w:val="sr-Cyrl-RS"/>
        </w:rPr>
        <w:t xml:space="preserve">): </w:t>
      </w:r>
      <w:r w:rsidRPr="00480820">
        <w:rPr>
          <w:rFonts w:eastAsiaTheme="majorEastAsia"/>
          <w:sz w:val="24"/>
          <w:szCs w:val="24"/>
          <w:lang w:val="sr-Cyrl-RS"/>
        </w:rPr>
        <w:t>/oauth2-s/</w:t>
      </w:r>
      <w:proofErr w:type="spellStart"/>
      <w:r w:rsidRPr="00480820">
        <w:rPr>
          <w:rFonts w:eastAsiaTheme="majorEastAsia"/>
          <w:sz w:val="24"/>
          <w:szCs w:val="24"/>
          <w:lang w:val="sr-Cyrl-RS"/>
        </w:rPr>
        <w:t>oauth</w:t>
      </w:r>
      <w:proofErr w:type="spellEnd"/>
      <w:r w:rsidRPr="00480820">
        <w:rPr>
          <w:rFonts w:eastAsiaTheme="majorEastAsia"/>
          <w:sz w:val="24"/>
          <w:szCs w:val="24"/>
          <w:lang w:val="sr-Cyrl-RS"/>
        </w:rPr>
        <w:t>/</w:t>
      </w:r>
      <w:proofErr w:type="spellStart"/>
      <w:r w:rsidRPr="00480820">
        <w:rPr>
          <w:rFonts w:eastAsiaTheme="majorEastAsia"/>
          <w:sz w:val="24"/>
          <w:szCs w:val="24"/>
          <w:lang w:val="sr-Cyrl-RS"/>
        </w:rPr>
        <w:t>token</w:t>
      </w:r>
      <w:proofErr w:type="spellEnd"/>
    </w:p>
    <w:p w14:paraId="07B3E4E3" w14:textId="18CC1283" w:rsidR="008A3981" w:rsidRPr="00480820" w:rsidRDefault="008A3981" w:rsidP="008A3981">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Недостатак верификације ЈВТ(JWT) потписа.</w:t>
      </w:r>
    </w:p>
    <w:p w14:paraId="34B87D9E" w14:textId="1C6C0B74" w:rsidR="008A3981" w:rsidRPr="00480820" w:rsidRDefault="008A3981" w:rsidP="008A3981">
      <w:pPr>
        <w:jc w:val="both"/>
        <w:rPr>
          <w:rFonts w:eastAsiaTheme="majorEastAsia"/>
          <w:sz w:val="24"/>
          <w:szCs w:val="24"/>
          <w:lang w:val="sr-Cyrl-RS"/>
        </w:rPr>
      </w:pPr>
      <w:proofErr w:type="spellStart"/>
      <w:r w:rsidRPr="00480820">
        <w:rPr>
          <w:rFonts w:eastAsiaTheme="majorEastAsia"/>
          <w:b/>
          <w:bCs/>
          <w:sz w:val="24"/>
          <w:szCs w:val="24"/>
          <w:lang w:val="sr-Cyrl-RS"/>
        </w:rPr>
        <w:t>Експлоит</w:t>
      </w:r>
      <w:proofErr w:type="spellEnd"/>
      <w:r w:rsidRPr="00480820">
        <w:rPr>
          <w:rFonts w:eastAsiaTheme="majorEastAsia"/>
          <w:b/>
          <w:bCs/>
          <w:sz w:val="24"/>
          <w:szCs w:val="24"/>
          <w:lang w:val="sr-Cyrl-RS"/>
        </w:rPr>
        <w:t xml:space="preserve">: </w:t>
      </w:r>
      <w:r w:rsidRPr="00480820">
        <w:rPr>
          <w:rFonts w:eastAsiaTheme="majorEastAsia"/>
          <w:sz w:val="24"/>
          <w:szCs w:val="24"/>
          <w:lang w:val="sr-Cyrl-RS"/>
        </w:rPr>
        <w:t xml:space="preserve">Модификација ЈВТ(JWT) </w:t>
      </w:r>
      <w:proofErr w:type="spellStart"/>
      <w:r w:rsidRPr="00480820">
        <w:rPr>
          <w:rFonts w:eastAsiaTheme="majorEastAsia"/>
          <w:sz w:val="24"/>
          <w:szCs w:val="24"/>
          <w:lang w:val="sr-Cyrl-RS"/>
        </w:rPr>
        <w:t>токена</w:t>
      </w:r>
      <w:proofErr w:type="spellEnd"/>
      <w:r w:rsidRPr="00480820">
        <w:rPr>
          <w:rFonts w:eastAsiaTheme="majorEastAsia"/>
          <w:sz w:val="24"/>
          <w:szCs w:val="24"/>
          <w:lang w:val="sr-Cyrl-RS"/>
        </w:rPr>
        <w:t xml:space="preserve"> да садржи кориснички </w:t>
      </w:r>
      <w:proofErr w:type="spellStart"/>
      <w:r w:rsidRPr="00480820">
        <w:rPr>
          <w:rFonts w:eastAsiaTheme="majorEastAsia"/>
          <w:sz w:val="24"/>
          <w:szCs w:val="24"/>
          <w:lang w:val="sr-Cyrl-RS"/>
        </w:rPr>
        <w:t>Ид</w:t>
      </w:r>
      <w:proofErr w:type="spellEnd"/>
      <w:r w:rsidRPr="00480820">
        <w:rPr>
          <w:rFonts w:eastAsiaTheme="majorEastAsia"/>
          <w:sz w:val="24"/>
          <w:szCs w:val="24"/>
          <w:lang w:val="sr-Cyrl-RS"/>
        </w:rPr>
        <w:t xml:space="preserve"> (</w:t>
      </w:r>
      <w:proofErr w:type="spellStart"/>
      <w:r w:rsidRPr="00480820">
        <w:rPr>
          <w:rFonts w:eastAsiaTheme="majorEastAsia"/>
          <w:sz w:val="24"/>
          <w:szCs w:val="24"/>
          <w:lang w:val="sr-Cyrl-RS"/>
        </w:rPr>
        <w:t>userId</w:t>
      </w:r>
      <w:proofErr w:type="spellEnd"/>
      <w:r w:rsidRPr="00480820">
        <w:rPr>
          <w:rFonts w:eastAsiaTheme="majorEastAsia"/>
          <w:sz w:val="24"/>
          <w:szCs w:val="24"/>
          <w:lang w:val="sr-Cyrl-RS"/>
        </w:rPr>
        <w:t>) и имејл.</w:t>
      </w:r>
    </w:p>
    <w:p w14:paraId="4FD6FDE2" w14:textId="77777777" w:rsidR="00C845EB" w:rsidRPr="00480820" w:rsidRDefault="00C845EB" w:rsidP="00B70A21">
      <w:pPr>
        <w:widowControl/>
        <w:autoSpaceDE/>
        <w:autoSpaceDN/>
        <w:spacing w:after="160" w:line="259" w:lineRule="auto"/>
        <w:jc w:val="both"/>
        <w:rPr>
          <w:sz w:val="24"/>
          <w:szCs w:val="24"/>
          <w:lang w:val="sr-Cyrl-RS"/>
        </w:rPr>
      </w:pPr>
    </w:p>
    <w:p w14:paraId="2CF06F04" w14:textId="77777777" w:rsidR="00361848" w:rsidRPr="00480820" w:rsidRDefault="00361848" w:rsidP="00B70A21">
      <w:pPr>
        <w:widowControl/>
        <w:autoSpaceDE/>
        <w:autoSpaceDN/>
        <w:spacing w:after="160" w:line="259" w:lineRule="auto"/>
        <w:jc w:val="both"/>
        <w:rPr>
          <w:sz w:val="24"/>
          <w:szCs w:val="24"/>
          <w:lang w:val="sr-Cyrl-RS"/>
        </w:rPr>
      </w:pPr>
    </w:p>
    <w:p w14:paraId="70D8DD3F" w14:textId="71C5C0CA" w:rsidR="0079042C" w:rsidRPr="00480820" w:rsidRDefault="0079042C" w:rsidP="00B70A21">
      <w:pPr>
        <w:widowControl/>
        <w:autoSpaceDE/>
        <w:autoSpaceDN/>
        <w:spacing w:after="160" w:line="259" w:lineRule="auto"/>
        <w:jc w:val="both"/>
        <w:rPr>
          <w:sz w:val="24"/>
          <w:szCs w:val="24"/>
          <w:lang w:val="sr-Cyrl-RS"/>
        </w:rPr>
      </w:pPr>
      <w:r w:rsidRPr="00480820">
        <w:rPr>
          <w:sz w:val="24"/>
          <w:szCs w:val="24"/>
          <w:lang w:val="sr-Cyrl-RS"/>
        </w:rPr>
        <w:br w:type="page"/>
      </w:r>
    </w:p>
    <w:p w14:paraId="418BBE52" w14:textId="36E05A96" w:rsidR="00B70A21" w:rsidRPr="00480820" w:rsidRDefault="008A3981" w:rsidP="008A3981">
      <w:pPr>
        <w:widowControl/>
        <w:autoSpaceDE/>
        <w:autoSpaceDN/>
        <w:spacing w:after="160" w:line="259" w:lineRule="auto"/>
        <w:ind w:firstLine="720"/>
        <w:jc w:val="both"/>
        <w:rPr>
          <w:rFonts w:eastAsiaTheme="majorEastAsia"/>
          <w:sz w:val="32"/>
          <w:szCs w:val="32"/>
          <w:lang w:val="sr-Cyrl-RS"/>
        </w:rPr>
      </w:pPr>
      <w:r w:rsidRPr="00480820">
        <w:rPr>
          <w:rFonts w:eastAsiaTheme="majorEastAsia"/>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sidRPr="00480820">
        <w:rPr>
          <w:rFonts w:eastAsiaTheme="majorEastAsia"/>
          <w:sz w:val="24"/>
          <w:szCs w:val="24"/>
          <w:lang w:val="sr-Cyrl-RS"/>
        </w:rPr>
        <w:t xml:space="preserve">Након прибављања ЈВТ(JWT) </w:t>
      </w:r>
      <w:proofErr w:type="spellStart"/>
      <w:r w:rsidRPr="00480820">
        <w:rPr>
          <w:rFonts w:eastAsiaTheme="majorEastAsia"/>
          <w:sz w:val="24"/>
          <w:szCs w:val="24"/>
          <w:lang w:val="sr-Cyrl-RS"/>
        </w:rPr>
        <w:t>токена</w:t>
      </w:r>
      <w:proofErr w:type="spellEnd"/>
      <w:r w:rsidRPr="00480820">
        <w:rPr>
          <w:rFonts w:eastAsiaTheme="majorEastAsia"/>
          <w:sz w:val="24"/>
          <w:szCs w:val="24"/>
          <w:lang w:val="sr-Cyrl-RS"/>
        </w:rPr>
        <w:t xml:space="preserve"> циљаног налога, добија се потпуна контрола над њим. Следећа слика приказује захтев и повратне информације о </w:t>
      </w:r>
      <w:proofErr w:type="spellStart"/>
      <w:r w:rsidRPr="00480820">
        <w:rPr>
          <w:rFonts w:eastAsiaTheme="majorEastAsia"/>
          <w:sz w:val="24"/>
          <w:szCs w:val="24"/>
          <w:lang w:val="sr-Cyrl-RS"/>
        </w:rPr>
        <w:t>дему</w:t>
      </w:r>
      <w:proofErr w:type="spellEnd"/>
      <w:r w:rsidRPr="00480820">
        <w:rPr>
          <w:rFonts w:eastAsiaTheme="majorEastAsia"/>
          <w:sz w:val="24"/>
          <w:szCs w:val="24"/>
          <w:lang w:val="sr-Cyrl-RS"/>
        </w:rPr>
        <w:t xml:space="preserve"> корисничком налогу.</w:t>
      </w:r>
    </w:p>
    <w:p w14:paraId="5C2A5EC0" w14:textId="77777777" w:rsidR="008A1B2D" w:rsidRPr="00480820" w:rsidRDefault="008A1B2D" w:rsidP="005235C6">
      <w:pPr>
        <w:rPr>
          <w:lang w:val="sr-Cyrl-RS"/>
        </w:rPr>
      </w:pPr>
    </w:p>
    <w:p w14:paraId="55F534C5" w14:textId="2E66BCDB" w:rsidR="005235C6" w:rsidRPr="00480820" w:rsidRDefault="005235C6" w:rsidP="005235C6">
      <w:pPr>
        <w:pStyle w:val="Heading3"/>
        <w:numPr>
          <w:ilvl w:val="2"/>
          <w:numId w:val="20"/>
        </w:numPr>
        <w:rPr>
          <w:rStyle w:val="Heading3Char"/>
          <w:sz w:val="28"/>
          <w:szCs w:val="28"/>
          <w:lang w:val="sr-Cyrl-RS"/>
        </w:rPr>
      </w:pPr>
      <w:bookmarkStart w:id="423" w:name="_Toc178331709"/>
      <w:r w:rsidRPr="00480820">
        <w:rPr>
          <w:rStyle w:val="Heading3Char"/>
          <w:sz w:val="28"/>
          <w:szCs w:val="28"/>
          <w:lang w:val="sr-Cyrl-RS"/>
        </w:rPr>
        <w:t xml:space="preserve">Поновна употреба </w:t>
      </w:r>
      <w:proofErr w:type="spellStart"/>
      <w:r w:rsidRPr="00480820">
        <w:rPr>
          <w:rStyle w:val="Heading3Char"/>
          <w:sz w:val="28"/>
          <w:szCs w:val="28"/>
          <w:lang w:val="sr-Cyrl-RS"/>
        </w:rPr>
        <w:t>Деј</w:t>
      </w:r>
      <w:proofErr w:type="spellEnd"/>
      <w:r w:rsidRPr="00480820">
        <w:rPr>
          <w:rStyle w:val="Heading3Char"/>
          <w:sz w:val="28"/>
          <w:szCs w:val="28"/>
          <w:lang w:val="sr-Cyrl-RS"/>
        </w:rPr>
        <w:t xml:space="preserve"> Клауд </w:t>
      </w:r>
      <w:proofErr w:type="spellStart"/>
      <w:r w:rsidRPr="00480820">
        <w:rPr>
          <w:rStyle w:val="Heading3Char"/>
          <w:sz w:val="28"/>
          <w:szCs w:val="28"/>
          <w:lang w:val="sr-Cyrl-RS"/>
        </w:rPr>
        <w:t>токена</w:t>
      </w:r>
      <w:bookmarkEnd w:id="423"/>
      <w:proofErr w:type="spellEnd"/>
    </w:p>
    <w:p w14:paraId="717DE131" w14:textId="77777777" w:rsidR="007B26FB" w:rsidRPr="00480820" w:rsidRDefault="007B26FB" w:rsidP="007B26FB">
      <w:pPr>
        <w:rPr>
          <w:rFonts w:eastAsiaTheme="majorEastAsia"/>
          <w:lang w:val="sr-Cyrl-RS"/>
        </w:rPr>
      </w:pPr>
    </w:p>
    <w:p w14:paraId="6070B950" w14:textId="380C98E9" w:rsidR="007B26FB" w:rsidRPr="00480820" w:rsidRDefault="0076355E" w:rsidP="0076355E">
      <w:pPr>
        <w:ind w:firstLine="720"/>
        <w:jc w:val="both"/>
        <w:rPr>
          <w:rFonts w:eastAsiaTheme="majorEastAsia"/>
          <w:sz w:val="24"/>
          <w:szCs w:val="24"/>
          <w:lang w:val="sr-Cyrl-RS"/>
        </w:rPr>
      </w:pPr>
      <w:r w:rsidRPr="00480820">
        <w:rPr>
          <w:rFonts w:eastAsiaTheme="majorEastAsia"/>
          <w:b/>
          <w:bCs/>
          <w:sz w:val="24"/>
          <w:szCs w:val="24"/>
          <w:lang w:val="sr-Cyrl-RS"/>
        </w:rPr>
        <w:t xml:space="preserve">Опис: </w:t>
      </w:r>
      <w:r w:rsidRPr="00480820">
        <w:rPr>
          <w:rFonts w:eastAsiaTheme="majorEastAsia"/>
          <w:sz w:val="24"/>
          <w:szCs w:val="24"/>
          <w:lang w:val="sr-Cyrl-RS"/>
        </w:rPr>
        <w:t xml:space="preserve">ЈВТ(JWT) </w:t>
      </w:r>
      <w:proofErr w:type="spellStart"/>
      <w:r w:rsidRPr="00480820">
        <w:rPr>
          <w:rFonts w:eastAsiaTheme="majorEastAsia"/>
          <w:sz w:val="24"/>
          <w:szCs w:val="24"/>
          <w:lang w:val="sr-Cyrl-RS"/>
        </w:rPr>
        <w:t>токен</w:t>
      </w:r>
      <w:proofErr w:type="spellEnd"/>
      <w:r w:rsidRPr="00480820">
        <w:rPr>
          <w:rFonts w:eastAsiaTheme="majorEastAsia"/>
          <w:sz w:val="24"/>
          <w:szCs w:val="24"/>
          <w:lang w:val="sr-Cyrl-RS"/>
        </w:rPr>
        <w:t xml:space="preserve"> издат од стране </w:t>
      </w:r>
      <w:proofErr w:type="spellStart"/>
      <w:r w:rsidRPr="00480820">
        <w:rPr>
          <w:rFonts w:eastAsiaTheme="majorEastAsia"/>
          <w:sz w:val="24"/>
          <w:szCs w:val="24"/>
          <w:lang w:val="sr-Cyrl-RS"/>
        </w:rPr>
        <w:t>Деј</w:t>
      </w:r>
      <w:proofErr w:type="spellEnd"/>
      <w:r w:rsidRPr="00480820">
        <w:rPr>
          <w:rFonts w:eastAsiaTheme="majorEastAsia"/>
          <w:sz w:val="24"/>
          <w:szCs w:val="24"/>
          <w:lang w:val="sr-Cyrl-RS"/>
        </w:rPr>
        <w:t xml:space="preserve"> Клауд платформе има валидност у примени и на </w:t>
      </w:r>
      <w:proofErr w:type="spellStart"/>
      <w:r w:rsidRPr="00480820">
        <w:rPr>
          <w:rFonts w:eastAsiaTheme="majorEastAsia"/>
          <w:sz w:val="24"/>
          <w:szCs w:val="24"/>
          <w:lang w:val="sr-Cyrl-RS"/>
        </w:rPr>
        <w:t>Солармен</w:t>
      </w:r>
      <w:proofErr w:type="spellEnd"/>
      <w:r w:rsidRPr="00480820">
        <w:rPr>
          <w:rFonts w:eastAsiaTheme="majorEastAsia"/>
          <w:sz w:val="24"/>
          <w:szCs w:val="24"/>
          <w:lang w:val="sr-Cyrl-RS"/>
        </w:rPr>
        <w:t xml:space="preserve"> платформи, дозвољавајући потпун приступ налогу са </w:t>
      </w:r>
      <w:proofErr w:type="spellStart"/>
      <w:r w:rsidRPr="00480820">
        <w:rPr>
          <w:rFonts w:eastAsiaTheme="majorEastAsia"/>
          <w:sz w:val="24"/>
          <w:szCs w:val="24"/>
          <w:lang w:val="sr-Cyrl-RS"/>
        </w:rPr>
        <w:t>специфичнм</w:t>
      </w:r>
      <w:proofErr w:type="spellEnd"/>
      <w:r w:rsidRPr="00480820">
        <w:rPr>
          <w:rFonts w:eastAsiaTheme="majorEastAsia"/>
          <w:sz w:val="24"/>
          <w:szCs w:val="24"/>
          <w:lang w:val="sr-Cyrl-RS"/>
        </w:rPr>
        <w:t xml:space="preserve"> корисничким </w:t>
      </w:r>
      <w:proofErr w:type="spellStart"/>
      <w:r w:rsidRPr="00480820">
        <w:rPr>
          <w:rFonts w:eastAsiaTheme="majorEastAsia"/>
          <w:sz w:val="24"/>
          <w:szCs w:val="24"/>
          <w:lang w:val="sr-Cyrl-RS"/>
        </w:rPr>
        <w:t>Ид-јем</w:t>
      </w:r>
      <w:proofErr w:type="spellEnd"/>
      <w:r w:rsidRPr="00480820">
        <w:rPr>
          <w:rFonts w:eastAsiaTheme="majorEastAsia"/>
          <w:sz w:val="24"/>
          <w:szCs w:val="24"/>
          <w:lang w:val="sr-Cyrl-RS"/>
        </w:rPr>
        <w:t xml:space="preserve">, иако овај </w:t>
      </w:r>
      <w:proofErr w:type="spellStart"/>
      <w:r w:rsidRPr="00480820">
        <w:rPr>
          <w:rFonts w:eastAsiaTheme="majorEastAsia"/>
          <w:sz w:val="24"/>
          <w:szCs w:val="24"/>
          <w:lang w:val="sr-Cyrl-RS"/>
        </w:rPr>
        <w:t>Ид</w:t>
      </w:r>
      <w:proofErr w:type="spellEnd"/>
      <w:r w:rsidRPr="00480820">
        <w:rPr>
          <w:rFonts w:eastAsiaTheme="majorEastAsia"/>
          <w:sz w:val="24"/>
          <w:szCs w:val="24"/>
          <w:lang w:val="sr-Cyrl-RS"/>
        </w:rPr>
        <w:t xml:space="preserve"> не одговара истом </w:t>
      </w:r>
      <w:proofErr w:type="spellStart"/>
      <w:r w:rsidRPr="00480820">
        <w:rPr>
          <w:rFonts w:eastAsiaTheme="majorEastAsia"/>
          <w:sz w:val="24"/>
          <w:szCs w:val="24"/>
          <w:lang w:val="sr-Cyrl-RS"/>
        </w:rPr>
        <w:t>корстику</w:t>
      </w:r>
      <w:proofErr w:type="spellEnd"/>
      <w:r w:rsidRPr="00480820">
        <w:rPr>
          <w:rFonts w:eastAsiaTheme="majorEastAsia"/>
          <w:sz w:val="24"/>
          <w:szCs w:val="24"/>
          <w:lang w:val="sr-Cyrl-RS"/>
        </w:rPr>
        <w:t xml:space="preserve"> на </w:t>
      </w:r>
      <w:proofErr w:type="spellStart"/>
      <w:r w:rsidRPr="00480820">
        <w:rPr>
          <w:rFonts w:eastAsiaTheme="majorEastAsia"/>
          <w:sz w:val="24"/>
          <w:szCs w:val="24"/>
          <w:lang w:val="sr-Cyrl-RS"/>
        </w:rPr>
        <w:t>Солармен</w:t>
      </w:r>
      <w:proofErr w:type="spellEnd"/>
      <w:r w:rsidRPr="00480820">
        <w:rPr>
          <w:rFonts w:eastAsiaTheme="majorEastAsia"/>
          <w:sz w:val="24"/>
          <w:szCs w:val="24"/>
          <w:lang w:val="sr-Cyrl-RS"/>
        </w:rPr>
        <w:t xml:space="preserve"> платформи, на пример корисник са </w:t>
      </w:r>
      <w:proofErr w:type="spellStart"/>
      <w:r w:rsidRPr="00480820">
        <w:rPr>
          <w:rFonts w:eastAsiaTheme="majorEastAsia"/>
          <w:sz w:val="24"/>
          <w:szCs w:val="24"/>
          <w:lang w:val="sr-Cyrl-RS"/>
        </w:rPr>
        <w:t>Ид-јем</w:t>
      </w:r>
      <w:proofErr w:type="spellEnd"/>
      <w:r w:rsidRPr="00480820">
        <w:rPr>
          <w:rFonts w:eastAsiaTheme="majorEastAsia"/>
          <w:sz w:val="24"/>
          <w:szCs w:val="24"/>
          <w:lang w:val="sr-Cyrl-RS"/>
        </w:rPr>
        <w:t xml:space="preserve"> 100 може бити на </w:t>
      </w:r>
      <w:proofErr w:type="spellStart"/>
      <w:r w:rsidRPr="00480820">
        <w:rPr>
          <w:rFonts w:eastAsiaTheme="majorEastAsia"/>
          <w:sz w:val="24"/>
          <w:szCs w:val="24"/>
          <w:lang w:val="sr-Cyrl-RS"/>
        </w:rPr>
        <w:t>Деј</w:t>
      </w:r>
      <w:proofErr w:type="spellEnd"/>
      <w:r w:rsidRPr="00480820">
        <w:rPr>
          <w:rFonts w:eastAsiaTheme="majorEastAsia"/>
          <w:sz w:val="24"/>
          <w:szCs w:val="24"/>
          <w:lang w:val="sr-Cyrl-RS"/>
        </w:rPr>
        <w:t xml:space="preserve"> платформи корисник А док на </w:t>
      </w:r>
      <w:proofErr w:type="spellStart"/>
      <w:r w:rsidRPr="00480820">
        <w:rPr>
          <w:rFonts w:eastAsiaTheme="majorEastAsia"/>
          <w:sz w:val="24"/>
          <w:szCs w:val="24"/>
          <w:lang w:val="sr-Cyrl-RS"/>
        </w:rPr>
        <w:t>Солармен</w:t>
      </w:r>
      <w:proofErr w:type="spellEnd"/>
      <w:r w:rsidRPr="00480820">
        <w:rPr>
          <w:rFonts w:eastAsiaTheme="majorEastAsia"/>
          <w:sz w:val="24"/>
          <w:szCs w:val="24"/>
          <w:lang w:val="sr-Cyrl-RS"/>
        </w:rPr>
        <w:t xml:space="preserve"> платформи може бити корисник Б.</w:t>
      </w:r>
    </w:p>
    <w:p w14:paraId="38276837" w14:textId="77777777" w:rsidR="00302488" w:rsidRPr="00480820" w:rsidRDefault="00302488" w:rsidP="00302488">
      <w:pPr>
        <w:rPr>
          <w:sz w:val="24"/>
          <w:szCs w:val="24"/>
          <w:lang w:val="sr-Cyrl-RS"/>
        </w:rPr>
      </w:pPr>
    </w:p>
    <w:p w14:paraId="5AA4C533" w14:textId="2097EA3D" w:rsidR="00302488" w:rsidRPr="00480820" w:rsidRDefault="006067A0" w:rsidP="006067A0">
      <w:pPr>
        <w:jc w:val="both"/>
        <w:rPr>
          <w:rFonts w:eastAsiaTheme="majorEastAsia"/>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 xml:space="preserve">Рањивост дозвољава нападачима да прибаве </w:t>
      </w:r>
      <w:r w:rsidRPr="00480820">
        <w:rPr>
          <w:rFonts w:eastAsiaTheme="majorEastAsia"/>
          <w:sz w:val="24"/>
          <w:szCs w:val="24"/>
          <w:lang w:val="sr-Cyrl-RS"/>
        </w:rPr>
        <w:t xml:space="preserve">ЈВТ(JWT) </w:t>
      </w:r>
      <w:proofErr w:type="spellStart"/>
      <w:r w:rsidRPr="00480820">
        <w:rPr>
          <w:rFonts w:eastAsiaTheme="majorEastAsia"/>
          <w:sz w:val="24"/>
          <w:szCs w:val="24"/>
          <w:lang w:val="sr-Cyrl-RS"/>
        </w:rPr>
        <w:t>токен</w:t>
      </w:r>
      <w:proofErr w:type="spellEnd"/>
      <w:r w:rsidRPr="00480820">
        <w:rPr>
          <w:rFonts w:eastAsiaTheme="majorEastAsia"/>
          <w:sz w:val="24"/>
          <w:szCs w:val="24"/>
          <w:lang w:val="sr-Cyrl-RS"/>
        </w:rPr>
        <w:t xml:space="preserve"> са </w:t>
      </w:r>
      <w:proofErr w:type="spellStart"/>
      <w:r w:rsidRPr="00480820">
        <w:rPr>
          <w:rFonts w:eastAsiaTheme="majorEastAsia"/>
          <w:sz w:val="24"/>
          <w:szCs w:val="24"/>
          <w:lang w:val="sr-Cyrl-RS"/>
        </w:rPr>
        <w:t>Деј</w:t>
      </w:r>
      <w:proofErr w:type="spellEnd"/>
      <w:r w:rsidRPr="00480820">
        <w:rPr>
          <w:rFonts w:eastAsiaTheme="majorEastAsia"/>
          <w:sz w:val="24"/>
          <w:szCs w:val="24"/>
          <w:lang w:val="sr-Cyrl-RS"/>
        </w:rPr>
        <w:t xml:space="preserve"> </w:t>
      </w:r>
      <w:proofErr w:type="spellStart"/>
      <w:r w:rsidRPr="00480820">
        <w:rPr>
          <w:rFonts w:eastAsiaTheme="majorEastAsia"/>
          <w:sz w:val="24"/>
          <w:szCs w:val="24"/>
          <w:lang w:val="sr-Cyrl-RS"/>
        </w:rPr>
        <w:t>Клауда</w:t>
      </w:r>
      <w:proofErr w:type="spellEnd"/>
      <w:r w:rsidRPr="00480820">
        <w:rPr>
          <w:rFonts w:eastAsiaTheme="majorEastAsia"/>
          <w:sz w:val="24"/>
          <w:szCs w:val="24"/>
          <w:lang w:val="sr-Cyrl-RS"/>
        </w:rPr>
        <w:t xml:space="preserve"> и добију ауторизацију за приступ </w:t>
      </w:r>
      <w:proofErr w:type="spellStart"/>
      <w:r w:rsidRPr="00480820">
        <w:rPr>
          <w:rFonts w:eastAsiaTheme="majorEastAsia"/>
          <w:sz w:val="24"/>
          <w:szCs w:val="24"/>
          <w:lang w:val="sr-Cyrl-RS"/>
        </w:rPr>
        <w:t>Солармен</w:t>
      </w:r>
      <w:proofErr w:type="spellEnd"/>
      <w:r w:rsidRPr="00480820">
        <w:rPr>
          <w:rFonts w:eastAsiaTheme="majorEastAsia"/>
          <w:sz w:val="24"/>
          <w:szCs w:val="24"/>
          <w:lang w:val="sr-Cyrl-RS"/>
        </w:rPr>
        <w:t xml:space="preserve"> налозима.</w:t>
      </w:r>
    </w:p>
    <w:p w14:paraId="6C3EB9E3" w14:textId="77777777" w:rsidR="00093BC0" w:rsidRPr="00480820" w:rsidRDefault="00093BC0" w:rsidP="006067A0">
      <w:pPr>
        <w:jc w:val="both"/>
        <w:rPr>
          <w:rFonts w:eastAsiaTheme="majorEastAsia"/>
          <w:sz w:val="24"/>
          <w:szCs w:val="24"/>
          <w:lang w:val="sr-Cyrl-RS"/>
        </w:rPr>
      </w:pPr>
    </w:p>
    <w:p w14:paraId="7CBC357D" w14:textId="77777777" w:rsidR="00093BC0" w:rsidRPr="00480820" w:rsidRDefault="00093BC0" w:rsidP="00093BC0">
      <w:pPr>
        <w:jc w:val="both"/>
        <w:rPr>
          <w:rFonts w:eastAsiaTheme="majorEastAsia"/>
          <w:sz w:val="24"/>
          <w:szCs w:val="24"/>
          <w:lang w:val="sr-Cyrl-RS"/>
        </w:rPr>
      </w:pPr>
      <w:r w:rsidRPr="00480820">
        <w:rPr>
          <w:rFonts w:eastAsiaTheme="majorEastAsia"/>
          <w:sz w:val="24"/>
          <w:szCs w:val="24"/>
          <w:lang w:val="sr-Cyrl-RS"/>
        </w:rPr>
        <w:tab/>
      </w: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6C76211" w14:textId="492B315B" w:rsidR="00093BC0" w:rsidRPr="00480820" w:rsidRDefault="00093BC0" w:rsidP="00093BC0">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Pr="00480820">
        <w:rPr>
          <w:rFonts w:eastAsiaTheme="majorEastAsia"/>
          <w:sz w:val="24"/>
          <w:szCs w:val="24"/>
          <w:lang w:val="sr-Cyrl-RS"/>
        </w:rPr>
        <w:t xml:space="preserve">Међу </w:t>
      </w:r>
      <w:proofErr w:type="spellStart"/>
      <w:r w:rsidRPr="00480820">
        <w:rPr>
          <w:rFonts w:eastAsiaTheme="majorEastAsia"/>
          <w:sz w:val="24"/>
          <w:szCs w:val="24"/>
          <w:lang w:val="sr-Cyrl-RS"/>
        </w:rPr>
        <w:t>платформни</w:t>
      </w:r>
      <w:proofErr w:type="spellEnd"/>
      <w:r w:rsidRPr="00480820">
        <w:rPr>
          <w:rFonts w:eastAsiaTheme="majorEastAsia"/>
          <w:sz w:val="24"/>
          <w:szCs w:val="24"/>
          <w:lang w:val="sr-Cyrl-RS"/>
        </w:rPr>
        <w:t xml:space="preserve"> ЈВТ(JWT) </w:t>
      </w:r>
      <w:proofErr w:type="spellStart"/>
      <w:r w:rsidRPr="00480820">
        <w:rPr>
          <w:rFonts w:eastAsiaTheme="majorEastAsia"/>
          <w:sz w:val="24"/>
          <w:szCs w:val="24"/>
          <w:lang w:val="sr-Cyrl-RS"/>
        </w:rPr>
        <w:t>токени</w:t>
      </w:r>
      <w:proofErr w:type="spellEnd"/>
      <w:r w:rsidRPr="00480820">
        <w:rPr>
          <w:rFonts w:eastAsiaTheme="majorEastAsia"/>
          <w:sz w:val="24"/>
          <w:szCs w:val="24"/>
          <w:lang w:val="sr-Cyrl-RS"/>
        </w:rPr>
        <w:t>.</w:t>
      </w:r>
    </w:p>
    <w:p w14:paraId="7A09E7F6" w14:textId="42931315" w:rsidR="00093BC0" w:rsidRPr="00480820" w:rsidRDefault="00093BC0" w:rsidP="00093BC0">
      <w:pPr>
        <w:jc w:val="both"/>
        <w:rPr>
          <w:rFonts w:eastAsiaTheme="majorEastAsia"/>
          <w:sz w:val="24"/>
          <w:szCs w:val="24"/>
          <w:lang w:val="sr-Cyrl-RS"/>
        </w:rPr>
      </w:pPr>
      <w:proofErr w:type="spellStart"/>
      <w:r w:rsidRPr="00480820">
        <w:rPr>
          <w:rFonts w:eastAsiaTheme="majorEastAsia"/>
          <w:b/>
          <w:bCs/>
          <w:sz w:val="24"/>
          <w:szCs w:val="24"/>
          <w:lang w:val="sr-Cyrl-RS"/>
        </w:rPr>
        <w:t>Експлоит</w:t>
      </w:r>
      <w:proofErr w:type="spellEnd"/>
      <w:r w:rsidRPr="00480820">
        <w:rPr>
          <w:rFonts w:eastAsiaTheme="majorEastAsia"/>
          <w:b/>
          <w:bCs/>
          <w:sz w:val="24"/>
          <w:szCs w:val="24"/>
          <w:lang w:val="sr-Cyrl-RS"/>
        </w:rPr>
        <w:t>:</w:t>
      </w:r>
      <w:r w:rsidR="00F51E1A" w:rsidRPr="00480820">
        <w:rPr>
          <w:rFonts w:eastAsiaTheme="majorEastAsia"/>
          <w:sz w:val="24"/>
          <w:szCs w:val="24"/>
          <w:lang w:val="sr-Cyrl-RS"/>
        </w:rPr>
        <w:t xml:space="preserve"> Коришћење </w:t>
      </w:r>
      <w:proofErr w:type="spellStart"/>
      <w:r w:rsidR="00F51E1A" w:rsidRPr="00480820">
        <w:rPr>
          <w:rFonts w:eastAsiaTheme="majorEastAsia"/>
          <w:sz w:val="24"/>
          <w:szCs w:val="24"/>
          <w:lang w:val="sr-Cyrl-RS"/>
        </w:rPr>
        <w:t>Деј</w:t>
      </w:r>
      <w:proofErr w:type="spellEnd"/>
      <w:r w:rsidR="00F51E1A" w:rsidRPr="00480820">
        <w:rPr>
          <w:rFonts w:eastAsiaTheme="majorEastAsia"/>
          <w:sz w:val="24"/>
          <w:szCs w:val="24"/>
          <w:lang w:val="sr-Cyrl-RS"/>
        </w:rPr>
        <w:t xml:space="preserve"> Клауд ЈВТ(JWT) </w:t>
      </w:r>
      <w:proofErr w:type="spellStart"/>
      <w:r w:rsidR="00F51E1A" w:rsidRPr="00480820">
        <w:rPr>
          <w:rFonts w:eastAsiaTheme="majorEastAsia"/>
          <w:sz w:val="24"/>
          <w:szCs w:val="24"/>
          <w:lang w:val="sr-Cyrl-RS"/>
        </w:rPr>
        <w:t>токена</w:t>
      </w:r>
      <w:proofErr w:type="spellEnd"/>
      <w:r w:rsidR="00F51E1A" w:rsidRPr="00480820">
        <w:rPr>
          <w:rFonts w:eastAsiaTheme="majorEastAsia"/>
          <w:sz w:val="24"/>
          <w:szCs w:val="24"/>
          <w:lang w:val="sr-Cyrl-RS"/>
        </w:rPr>
        <w:t xml:space="preserve"> за приступ </w:t>
      </w:r>
      <w:proofErr w:type="spellStart"/>
      <w:r w:rsidR="00F51E1A" w:rsidRPr="00480820">
        <w:rPr>
          <w:rFonts w:eastAsiaTheme="majorEastAsia"/>
          <w:sz w:val="24"/>
          <w:szCs w:val="24"/>
          <w:lang w:val="sr-Cyrl-RS"/>
        </w:rPr>
        <w:t>Солармен</w:t>
      </w:r>
      <w:proofErr w:type="spellEnd"/>
      <w:r w:rsidR="00F51E1A" w:rsidRPr="00480820">
        <w:rPr>
          <w:rFonts w:eastAsiaTheme="majorEastAsia"/>
          <w:sz w:val="24"/>
          <w:szCs w:val="24"/>
          <w:lang w:val="sr-Cyrl-RS"/>
        </w:rPr>
        <w:t xml:space="preserve"> налозима</w:t>
      </w:r>
      <w:r w:rsidRPr="00480820">
        <w:rPr>
          <w:rFonts w:eastAsiaTheme="majorEastAsia"/>
          <w:sz w:val="24"/>
          <w:szCs w:val="24"/>
          <w:lang w:val="sr-Cyrl-RS"/>
        </w:rPr>
        <w:t>.</w:t>
      </w:r>
    </w:p>
    <w:p w14:paraId="2EE5DD47" w14:textId="77777777" w:rsidR="000B6784" w:rsidRPr="00480820" w:rsidRDefault="000B6784" w:rsidP="00302488">
      <w:pPr>
        <w:rPr>
          <w:sz w:val="24"/>
          <w:szCs w:val="24"/>
          <w:lang w:val="sr-Cyrl-RS"/>
        </w:rPr>
      </w:pPr>
    </w:p>
    <w:p w14:paraId="55F8FD60" w14:textId="79EBBDE2" w:rsidR="00302488" w:rsidRPr="00480820" w:rsidRDefault="000B6784" w:rsidP="00A9154D">
      <w:pPr>
        <w:pStyle w:val="Heading3"/>
        <w:numPr>
          <w:ilvl w:val="2"/>
          <w:numId w:val="20"/>
        </w:numPr>
        <w:rPr>
          <w:sz w:val="28"/>
          <w:szCs w:val="28"/>
          <w:lang w:val="sr-Cyrl-RS"/>
        </w:rPr>
      </w:pPr>
      <w:bookmarkStart w:id="424" w:name="_Toc178331710"/>
      <w:r w:rsidRPr="00480820">
        <w:rPr>
          <w:sz w:val="28"/>
          <w:szCs w:val="28"/>
          <w:lang w:val="sr-Cyrl-RS"/>
        </w:rPr>
        <w:t>Прикупљање података кроз /</w:t>
      </w:r>
      <w:proofErr w:type="spellStart"/>
      <w:r w:rsidRPr="00480820">
        <w:rPr>
          <w:sz w:val="28"/>
          <w:szCs w:val="28"/>
          <w:lang w:val="sr-Cyrl-RS"/>
        </w:rPr>
        <w:t>group</w:t>
      </w:r>
      <w:proofErr w:type="spellEnd"/>
      <w:r w:rsidRPr="00480820">
        <w:rPr>
          <w:sz w:val="28"/>
          <w:szCs w:val="28"/>
          <w:lang w:val="sr-Cyrl-RS"/>
        </w:rPr>
        <w:t>-s/</w:t>
      </w:r>
      <w:proofErr w:type="spellStart"/>
      <w:r w:rsidRPr="00480820">
        <w:rPr>
          <w:sz w:val="28"/>
          <w:szCs w:val="28"/>
          <w:lang w:val="sr-Cyrl-RS"/>
        </w:rPr>
        <w:t>acc</w:t>
      </w:r>
      <w:proofErr w:type="spellEnd"/>
      <w:r w:rsidRPr="00480820">
        <w:rPr>
          <w:sz w:val="28"/>
          <w:szCs w:val="28"/>
          <w:lang w:val="sr-Cyrl-RS"/>
        </w:rPr>
        <w:t>/</w:t>
      </w:r>
      <w:proofErr w:type="spellStart"/>
      <w:r w:rsidRPr="00480820">
        <w:rPr>
          <w:sz w:val="28"/>
          <w:szCs w:val="28"/>
          <w:lang w:val="sr-Cyrl-RS"/>
        </w:rPr>
        <w:t>orgs</w:t>
      </w:r>
      <w:proofErr w:type="spellEnd"/>
      <w:r w:rsidRPr="00480820">
        <w:rPr>
          <w:sz w:val="28"/>
          <w:szCs w:val="28"/>
          <w:lang w:val="sr-Cyrl-RS"/>
        </w:rPr>
        <w:t xml:space="preserve"> АПИ </w:t>
      </w:r>
      <w:proofErr w:type="spellStart"/>
      <w:r w:rsidRPr="00480820">
        <w:rPr>
          <w:sz w:val="28"/>
          <w:szCs w:val="28"/>
          <w:lang w:val="sr-Cyrl-RS"/>
        </w:rPr>
        <w:t>ендпоин</w:t>
      </w:r>
      <w:r w:rsidR="007C62DD" w:rsidRPr="00480820">
        <w:rPr>
          <w:sz w:val="28"/>
          <w:szCs w:val="28"/>
          <w:lang w:val="sr-Cyrl-RS"/>
        </w:rPr>
        <w:t>т</w:t>
      </w:r>
      <w:bookmarkEnd w:id="424"/>
      <w:proofErr w:type="spellEnd"/>
    </w:p>
    <w:p w14:paraId="6754628C" w14:textId="77777777" w:rsidR="007C62DD" w:rsidRPr="00480820" w:rsidRDefault="007C62DD" w:rsidP="007C62DD">
      <w:pPr>
        <w:rPr>
          <w:lang w:val="sr-Cyrl-RS"/>
        </w:rPr>
      </w:pPr>
    </w:p>
    <w:p w14:paraId="08031503" w14:textId="070A3B05" w:rsidR="007C62DD" w:rsidRPr="00480820" w:rsidRDefault="007C62DD" w:rsidP="001154F5">
      <w:pPr>
        <w:ind w:firstLine="720"/>
        <w:rPr>
          <w:sz w:val="24"/>
          <w:szCs w:val="24"/>
          <w:lang w:val="sr-Cyrl-RS"/>
        </w:rPr>
      </w:pPr>
      <w:r w:rsidRPr="00480820">
        <w:rPr>
          <w:rFonts w:eastAsiaTheme="majorEastAsia"/>
          <w:b/>
          <w:bCs/>
          <w:sz w:val="24"/>
          <w:szCs w:val="24"/>
          <w:lang w:val="sr-Cyrl-RS"/>
        </w:rPr>
        <w:t xml:space="preserve">Опис: </w:t>
      </w:r>
      <w:r w:rsidRPr="00480820">
        <w:rPr>
          <w:sz w:val="24"/>
          <w:szCs w:val="24"/>
          <w:lang w:val="sr-Cyrl-RS"/>
        </w:rPr>
        <w:t xml:space="preserve">АПИ </w:t>
      </w:r>
      <w:proofErr w:type="spellStart"/>
      <w:r w:rsidRPr="00480820">
        <w:rPr>
          <w:sz w:val="24"/>
          <w:szCs w:val="24"/>
          <w:lang w:val="sr-Cyrl-RS"/>
        </w:rPr>
        <w:t>ендпоинт</w:t>
      </w:r>
      <w:proofErr w:type="spellEnd"/>
      <w:r w:rsidRPr="00480820">
        <w:rPr>
          <w:sz w:val="24"/>
          <w:szCs w:val="24"/>
          <w:lang w:val="sr-Cyrl-RS"/>
        </w:rPr>
        <w:t xml:space="preserve"> /</w:t>
      </w:r>
      <w:proofErr w:type="spellStart"/>
      <w:r w:rsidRPr="00480820">
        <w:rPr>
          <w:sz w:val="24"/>
          <w:szCs w:val="24"/>
          <w:lang w:val="sr-Cyrl-RS"/>
        </w:rPr>
        <w:t>group</w:t>
      </w:r>
      <w:proofErr w:type="spellEnd"/>
      <w:r w:rsidRPr="00480820">
        <w:rPr>
          <w:sz w:val="24"/>
          <w:szCs w:val="24"/>
          <w:lang w:val="sr-Cyrl-RS"/>
        </w:rPr>
        <w:t>-s/</w:t>
      </w:r>
      <w:proofErr w:type="spellStart"/>
      <w:r w:rsidRPr="00480820">
        <w:rPr>
          <w:sz w:val="24"/>
          <w:szCs w:val="24"/>
          <w:lang w:val="sr-Cyrl-RS"/>
        </w:rPr>
        <w:t>acc</w:t>
      </w:r>
      <w:proofErr w:type="spellEnd"/>
      <w:r w:rsidRPr="00480820">
        <w:rPr>
          <w:sz w:val="24"/>
          <w:szCs w:val="24"/>
          <w:lang w:val="sr-Cyrl-RS"/>
        </w:rPr>
        <w:t>/</w:t>
      </w:r>
      <w:proofErr w:type="spellStart"/>
      <w:r w:rsidRPr="00480820">
        <w:rPr>
          <w:sz w:val="24"/>
          <w:szCs w:val="24"/>
          <w:lang w:val="sr-Cyrl-RS"/>
        </w:rPr>
        <w:t>orgs</w:t>
      </w:r>
      <w:proofErr w:type="spellEnd"/>
      <w:r w:rsidRPr="00480820">
        <w:rPr>
          <w:sz w:val="24"/>
          <w:szCs w:val="24"/>
          <w:lang w:val="sr-Cyrl-RS"/>
        </w:rPr>
        <w:t xml:space="preserve"> враћа непотребне </w:t>
      </w:r>
      <w:proofErr w:type="spellStart"/>
      <w:r w:rsidRPr="00480820">
        <w:rPr>
          <w:sz w:val="24"/>
          <w:szCs w:val="24"/>
          <w:lang w:val="sr-Cyrl-RS"/>
        </w:rPr>
        <w:t>податкке</w:t>
      </w:r>
      <w:proofErr w:type="spellEnd"/>
      <w:r w:rsidRPr="00480820">
        <w:rPr>
          <w:sz w:val="24"/>
          <w:szCs w:val="24"/>
          <w:lang w:val="sr-Cyrl-RS"/>
        </w:rPr>
        <w:t xml:space="preserve"> о кориснику, организацију </w:t>
      </w:r>
      <w:r w:rsidR="001154F5" w:rsidRPr="00480820">
        <w:rPr>
          <w:sz w:val="24"/>
          <w:szCs w:val="24"/>
          <w:lang w:val="sr-Cyrl-RS"/>
        </w:rPr>
        <w:t xml:space="preserve">за приликом претраживања. Одговор укључује осетљиве податке као што је имејл, имена, бројеви телефона, државе и корисничке </w:t>
      </w:r>
      <w:proofErr w:type="spellStart"/>
      <w:r w:rsidR="001154F5" w:rsidRPr="00480820">
        <w:rPr>
          <w:sz w:val="24"/>
          <w:szCs w:val="24"/>
          <w:lang w:val="sr-Cyrl-RS"/>
        </w:rPr>
        <w:t>Ид</w:t>
      </w:r>
      <w:proofErr w:type="spellEnd"/>
      <w:r w:rsidR="001154F5" w:rsidRPr="00480820">
        <w:rPr>
          <w:sz w:val="24"/>
          <w:szCs w:val="24"/>
          <w:lang w:val="sr-Cyrl-RS"/>
        </w:rPr>
        <w:t>-је.</w:t>
      </w:r>
    </w:p>
    <w:p w14:paraId="4DD7769A" w14:textId="77777777" w:rsidR="007C62DD" w:rsidRPr="00480820" w:rsidRDefault="007C62DD" w:rsidP="007C62DD">
      <w:pPr>
        <w:ind w:left="720"/>
        <w:rPr>
          <w:sz w:val="24"/>
          <w:szCs w:val="24"/>
          <w:lang w:val="sr-Cyrl-RS"/>
        </w:rPr>
      </w:pPr>
    </w:p>
    <w:p w14:paraId="780388FF" w14:textId="77777777" w:rsidR="00302488" w:rsidRPr="00480820" w:rsidRDefault="00302488" w:rsidP="00302488">
      <w:pPr>
        <w:rPr>
          <w:sz w:val="24"/>
          <w:szCs w:val="24"/>
          <w:lang w:val="sr-Cyrl-RS"/>
        </w:rPr>
      </w:pPr>
    </w:p>
    <w:p w14:paraId="217539E0" w14:textId="77777777" w:rsidR="00302488" w:rsidRPr="00480820" w:rsidRDefault="00302488" w:rsidP="00302488">
      <w:pPr>
        <w:rPr>
          <w:sz w:val="24"/>
          <w:szCs w:val="24"/>
          <w:lang w:val="sr-Cyrl-RS"/>
        </w:rPr>
      </w:pPr>
    </w:p>
    <w:p w14:paraId="43E5A76C" w14:textId="77777777" w:rsidR="00302488" w:rsidRPr="00480820" w:rsidRDefault="00302488" w:rsidP="00302488">
      <w:pPr>
        <w:rPr>
          <w:sz w:val="24"/>
          <w:szCs w:val="24"/>
          <w:lang w:val="sr-Cyrl-RS"/>
        </w:rPr>
      </w:pPr>
    </w:p>
    <w:p w14:paraId="4C59FEF1" w14:textId="77777777" w:rsidR="00302488" w:rsidRPr="00480820" w:rsidRDefault="00302488" w:rsidP="00302488">
      <w:pPr>
        <w:rPr>
          <w:sz w:val="24"/>
          <w:szCs w:val="24"/>
          <w:lang w:val="sr-Cyrl-RS"/>
        </w:rPr>
      </w:pPr>
    </w:p>
    <w:p w14:paraId="6EBEDDEF" w14:textId="2B3C97F6" w:rsidR="00302488" w:rsidRPr="00480820" w:rsidRDefault="00E609E6" w:rsidP="00E609E6">
      <w:pPr>
        <w:jc w:val="center"/>
        <w:rPr>
          <w:sz w:val="20"/>
          <w:szCs w:val="20"/>
          <w:lang w:val="sr-Cyrl-RS"/>
        </w:rPr>
      </w:pPr>
      <w:r w:rsidRPr="00480820">
        <w:rPr>
          <w:sz w:val="20"/>
          <w:szCs w:val="20"/>
          <w:lang w:val="sr-Cyrl-R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480820">
        <w:rPr>
          <w:sz w:val="20"/>
          <w:szCs w:val="20"/>
          <w:lang w:val="sr-Cyrl-RS"/>
        </w:rPr>
        <w:t>Пример листе организација којој нападач може да добије приступ</w:t>
      </w:r>
    </w:p>
    <w:p w14:paraId="65731AAB" w14:textId="77777777" w:rsidR="00302488" w:rsidRPr="00480820" w:rsidRDefault="00302488" w:rsidP="00302488">
      <w:pPr>
        <w:rPr>
          <w:sz w:val="24"/>
          <w:szCs w:val="24"/>
          <w:lang w:val="sr-Cyrl-RS"/>
        </w:rPr>
      </w:pPr>
    </w:p>
    <w:p w14:paraId="1EF4C72C" w14:textId="0EE61606" w:rsidR="00E609E6" w:rsidRPr="00480820" w:rsidRDefault="00E609E6" w:rsidP="00E609E6">
      <w:pPr>
        <w:jc w:val="both"/>
        <w:rPr>
          <w:sz w:val="24"/>
          <w:szCs w:val="24"/>
          <w:lang w:val="sr-Cyrl-RS"/>
        </w:rPr>
      </w:pPr>
      <w:r w:rsidRPr="00480820">
        <w:rPr>
          <w:sz w:val="24"/>
          <w:szCs w:val="24"/>
          <w:lang w:val="sr-Cyrl-RS"/>
        </w:rPr>
        <w:tab/>
      </w:r>
      <w:r w:rsidRPr="00480820">
        <w:rPr>
          <w:b/>
          <w:bCs/>
          <w:sz w:val="24"/>
          <w:szCs w:val="24"/>
          <w:lang w:val="sr-Cyrl-RS"/>
        </w:rPr>
        <w:t xml:space="preserve">Утицај: </w:t>
      </w:r>
      <w:r w:rsidRPr="00480820">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Pr="00480820" w:rsidRDefault="00FB1F3F" w:rsidP="00E609E6">
      <w:pPr>
        <w:jc w:val="both"/>
        <w:rPr>
          <w:sz w:val="24"/>
          <w:szCs w:val="24"/>
          <w:lang w:val="sr-Cyrl-RS"/>
        </w:rPr>
      </w:pPr>
    </w:p>
    <w:p w14:paraId="0608B3CD" w14:textId="77777777" w:rsidR="00FB1F3F" w:rsidRPr="00480820" w:rsidRDefault="00FB1F3F" w:rsidP="00FB1F3F">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7BEFEE76" w14:textId="491C45F5" w:rsidR="005350D7" w:rsidRPr="00480820" w:rsidRDefault="005350D7" w:rsidP="005350D7">
      <w:pPr>
        <w:jc w:val="both"/>
        <w:rPr>
          <w:rFonts w:eastAsiaTheme="majorEastAsia"/>
          <w:sz w:val="24"/>
          <w:szCs w:val="24"/>
          <w:lang w:val="sr-Cyrl-RS"/>
        </w:rPr>
      </w:pPr>
      <w:proofErr w:type="spellStart"/>
      <w:r w:rsidRPr="00480820">
        <w:rPr>
          <w:rFonts w:eastAsiaTheme="majorEastAsia"/>
          <w:b/>
          <w:bCs/>
          <w:sz w:val="24"/>
          <w:szCs w:val="24"/>
          <w:lang w:val="sr-Cyrl-RS"/>
        </w:rPr>
        <w:t>Ендпоинт</w:t>
      </w:r>
      <w:proofErr w:type="spellEnd"/>
      <w:r w:rsidRPr="00480820">
        <w:rPr>
          <w:rFonts w:eastAsiaTheme="majorEastAsia"/>
          <w:b/>
          <w:bCs/>
          <w:sz w:val="24"/>
          <w:szCs w:val="24"/>
          <w:lang w:val="sr-Cyrl-RS"/>
        </w:rPr>
        <w:t xml:space="preserve">: </w:t>
      </w:r>
      <w:r w:rsidRPr="00480820">
        <w:rPr>
          <w:sz w:val="24"/>
          <w:szCs w:val="24"/>
          <w:lang w:val="sr-Cyrl-RS"/>
        </w:rPr>
        <w:t>/</w:t>
      </w:r>
      <w:proofErr w:type="spellStart"/>
      <w:r w:rsidRPr="00480820">
        <w:rPr>
          <w:sz w:val="24"/>
          <w:szCs w:val="24"/>
          <w:lang w:val="sr-Cyrl-RS"/>
        </w:rPr>
        <w:t>group</w:t>
      </w:r>
      <w:proofErr w:type="spellEnd"/>
      <w:r w:rsidRPr="00480820">
        <w:rPr>
          <w:sz w:val="24"/>
          <w:szCs w:val="24"/>
          <w:lang w:val="sr-Cyrl-RS"/>
        </w:rPr>
        <w:t>-s/</w:t>
      </w:r>
      <w:proofErr w:type="spellStart"/>
      <w:r w:rsidRPr="00480820">
        <w:rPr>
          <w:sz w:val="24"/>
          <w:szCs w:val="24"/>
          <w:lang w:val="sr-Cyrl-RS"/>
        </w:rPr>
        <w:t>acc</w:t>
      </w:r>
      <w:proofErr w:type="spellEnd"/>
      <w:r w:rsidRPr="00480820">
        <w:rPr>
          <w:sz w:val="24"/>
          <w:szCs w:val="24"/>
          <w:lang w:val="sr-Cyrl-RS"/>
        </w:rPr>
        <w:t>/</w:t>
      </w:r>
      <w:proofErr w:type="spellStart"/>
      <w:r w:rsidRPr="00480820">
        <w:rPr>
          <w:sz w:val="24"/>
          <w:szCs w:val="24"/>
          <w:lang w:val="sr-Cyrl-RS"/>
        </w:rPr>
        <w:t>orgs</w:t>
      </w:r>
      <w:proofErr w:type="spellEnd"/>
    </w:p>
    <w:p w14:paraId="16E66C0F" w14:textId="66DE9858" w:rsidR="00FB1F3F" w:rsidRPr="00480820" w:rsidRDefault="00FB1F3F" w:rsidP="00FB1F3F">
      <w:pPr>
        <w:jc w:val="both"/>
        <w:rPr>
          <w:rFonts w:eastAsiaTheme="majorEastAsia"/>
          <w:sz w:val="24"/>
          <w:szCs w:val="24"/>
          <w:lang w:val="sr-Cyrl-RS"/>
        </w:rPr>
      </w:pPr>
      <w:r w:rsidRPr="00480820">
        <w:rPr>
          <w:rFonts w:eastAsiaTheme="majorEastAsia"/>
          <w:b/>
          <w:bCs/>
          <w:sz w:val="24"/>
          <w:szCs w:val="24"/>
          <w:lang w:val="sr-Cyrl-RS"/>
        </w:rPr>
        <w:t xml:space="preserve">Рањивост: </w:t>
      </w:r>
      <w:r w:rsidR="005350D7" w:rsidRPr="00480820">
        <w:rPr>
          <w:rFonts w:eastAsiaTheme="majorEastAsia"/>
          <w:sz w:val="24"/>
          <w:szCs w:val="24"/>
          <w:lang w:val="sr-Cyrl-RS"/>
        </w:rPr>
        <w:t>Непотребно дељење приватних информација.</w:t>
      </w:r>
    </w:p>
    <w:p w14:paraId="20CC31D9" w14:textId="629D5748" w:rsidR="00FB1F3F" w:rsidRPr="00480820" w:rsidRDefault="00FB1F3F" w:rsidP="00FB1F3F">
      <w:pPr>
        <w:jc w:val="both"/>
        <w:rPr>
          <w:rFonts w:eastAsiaTheme="majorEastAsia"/>
          <w:sz w:val="24"/>
          <w:szCs w:val="24"/>
          <w:lang w:val="sr-Cyrl-RS"/>
        </w:rPr>
      </w:pPr>
      <w:proofErr w:type="spellStart"/>
      <w:r w:rsidRPr="00480820">
        <w:rPr>
          <w:rFonts w:eastAsiaTheme="majorEastAsia"/>
          <w:b/>
          <w:bCs/>
          <w:sz w:val="24"/>
          <w:szCs w:val="24"/>
          <w:lang w:val="sr-Cyrl-RS"/>
        </w:rPr>
        <w:t>Експлоит</w:t>
      </w:r>
      <w:proofErr w:type="spellEnd"/>
      <w:r w:rsidRPr="00480820">
        <w:rPr>
          <w:rFonts w:eastAsiaTheme="majorEastAsia"/>
          <w:b/>
          <w:bCs/>
          <w:sz w:val="24"/>
          <w:szCs w:val="24"/>
          <w:lang w:val="sr-Cyrl-RS"/>
        </w:rPr>
        <w:t>:</w:t>
      </w:r>
      <w:r w:rsidRPr="00480820">
        <w:rPr>
          <w:rFonts w:eastAsiaTheme="majorEastAsia"/>
          <w:sz w:val="24"/>
          <w:szCs w:val="24"/>
          <w:lang w:val="sr-Cyrl-RS"/>
        </w:rPr>
        <w:t xml:space="preserve"> </w:t>
      </w:r>
      <w:r w:rsidR="00B325ED" w:rsidRPr="00480820">
        <w:rPr>
          <w:rFonts w:eastAsiaTheme="majorEastAsia"/>
          <w:sz w:val="24"/>
          <w:szCs w:val="24"/>
          <w:lang w:val="sr-Cyrl-RS"/>
        </w:rPr>
        <w:t>Добијање приватних информација АПИ позивима</w:t>
      </w:r>
      <w:r w:rsidRPr="00480820">
        <w:rPr>
          <w:rFonts w:eastAsiaTheme="majorEastAsia"/>
          <w:sz w:val="24"/>
          <w:szCs w:val="24"/>
          <w:lang w:val="sr-Cyrl-RS"/>
        </w:rPr>
        <w:t>.</w:t>
      </w:r>
    </w:p>
    <w:p w14:paraId="459CA961" w14:textId="0AC713F3" w:rsidR="00FB1F3F" w:rsidRPr="00480820" w:rsidRDefault="00F655B1" w:rsidP="00E609E6">
      <w:pPr>
        <w:jc w:val="both"/>
        <w:rPr>
          <w:sz w:val="24"/>
          <w:szCs w:val="24"/>
          <w:lang w:val="sr-Cyrl-RS"/>
        </w:rPr>
      </w:pPr>
      <w:r w:rsidRPr="00480820">
        <w:rPr>
          <w:sz w:val="24"/>
          <w:szCs w:val="24"/>
          <w:lang w:val="sr-Cyrl-R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480820" w:rsidRDefault="00302488" w:rsidP="00302488">
      <w:pPr>
        <w:rPr>
          <w:sz w:val="24"/>
          <w:szCs w:val="24"/>
          <w:lang w:val="sr-Cyrl-RS"/>
        </w:rPr>
      </w:pPr>
    </w:p>
    <w:p w14:paraId="596DB062" w14:textId="0D0DAF85" w:rsidR="00F655B1" w:rsidRPr="00480820" w:rsidRDefault="00F655B1" w:rsidP="00F655B1">
      <w:pPr>
        <w:jc w:val="center"/>
        <w:rPr>
          <w:rFonts w:eastAsiaTheme="majorEastAsia"/>
          <w:sz w:val="24"/>
          <w:szCs w:val="24"/>
          <w:lang w:val="sr-Cyrl-RS"/>
        </w:rPr>
      </w:pPr>
      <w:r w:rsidRPr="00480820">
        <w:rPr>
          <w:rFonts w:eastAsiaTheme="majorEastAsia"/>
          <w:sz w:val="20"/>
          <w:szCs w:val="20"/>
          <w:lang w:val="sr-Cyrl-RS"/>
        </w:rPr>
        <w:t>Пример одговора са осетљивим информацијама</w:t>
      </w:r>
      <w:r w:rsidRPr="00480820">
        <w:rPr>
          <w:rFonts w:eastAsiaTheme="majorEastAsia"/>
          <w:sz w:val="24"/>
          <w:szCs w:val="24"/>
          <w:lang w:val="sr-Cyrl-RS"/>
        </w:rPr>
        <w:t>.</w:t>
      </w:r>
    </w:p>
    <w:p w14:paraId="4D2F37CE" w14:textId="77777777" w:rsidR="00302488" w:rsidRPr="00480820" w:rsidRDefault="00302488" w:rsidP="00F655B1">
      <w:pPr>
        <w:jc w:val="center"/>
        <w:rPr>
          <w:lang w:val="sr-Cyrl-RS"/>
        </w:rPr>
      </w:pPr>
    </w:p>
    <w:p w14:paraId="1DC0E38B" w14:textId="77777777" w:rsidR="00302488" w:rsidRPr="00480820" w:rsidRDefault="00302488" w:rsidP="00302488">
      <w:pPr>
        <w:rPr>
          <w:lang w:val="sr-Cyrl-RS"/>
        </w:rPr>
      </w:pPr>
    </w:p>
    <w:p w14:paraId="1ACA4C5F" w14:textId="77777777" w:rsidR="00302488" w:rsidRPr="00480820" w:rsidRDefault="00302488" w:rsidP="00302488">
      <w:pPr>
        <w:rPr>
          <w:lang w:val="sr-Cyrl-RS"/>
        </w:rPr>
      </w:pPr>
    </w:p>
    <w:p w14:paraId="4F640B63" w14:textId="2EBEC9B9" w:rsidR="004D366B" w:rsidRPr="00480820" w:rsidRDefault="004D366B" w:rsidP="004D366B">
      <w:pPr>
        <w:pStyle w:val="Heading3"/>
        <w:numPr>
          <w:ilvl w:val="2"/>
          <w:numId w:val="20"/>
        </w:numPr>
        <w:rPr>
          <w:sz w:val="28"/>
          <w:szCs w:val="28"/>
          <w:lang w:val="sr-Cyrl-RS"/>
        </w:rPr>
      </w:pPr>
      <w:bookmarkStart w:id="425" w:name="_Toc178331711"/>
      <w:r w:rsidRPr="00480820">
        <w:rPr>
          <w:sz w:val="28"/>
          <w:szCs w:val="28"/>
          <w:lang w:val="sr-Cyrl-RS"/>
        </w:rPr>
        <w:lastRenderedPageBreak/>
        <w:t>Анализа утицаја рањивости</w:t>
      </w:r>
      <w:bookmarkEnd w:id="425"/>
    </w:p>
    <w:p w14:paraId="41DBA18D" w14:textId="77777777" w:rsidR="00302488" w:rsidRPr="00480820" w:rsidRDefault="00302488" w:rsidP="00302488">
      <w:pPr>
        <w:rPr>
          <w:lang w:val="sr-Cyrl-RS"/>
        </w:rPr>
      </w:pPr>
    </w:p>
    <w:p w14:paraId="62FDFAA5" w14:textId="4485682E" w:rsidR="00206CEB" w:rsidRPr="00480820" w:rsidRDefault="009A71EB" w:rsidP="00206CEB">
      <w:pPr>
        <w:ind w:left="720"/>
        <w:rPr>
          <w:sz w:val="24"/>
          <w:szCs w:val="24"/>
          <w:lang w:val="sr-Cyrl-RS"/>
        </w:rPr>
      </w:pPr>
      <w:r w:rsidRPr="00480820">
        <w:rPr>
          <w:sz w:val="24"/>
          <w:szCs w:val="24"/>
          <w:lang w:val="sr-Cyrl-RS"/>
        </w:rPr>
        <w:t>Установљења рањивост представља велике ризике који укључује:</w:t>
      </w:r>
    </w:p>
    <w:p w14:paraId="01B9571A" w14:textId="2E348313" w:rsidR="00302488" w:rsidRPr="00480820" w:rsidRDefault="009A71EB" w:rsidP="009A71EB">
      <w:pPr>
        <w:pStyle w:val="ListParagraph"/>
        <w:numPr>
          <w:ilvl w:val="0"/>
          <w:numId w:val="27"/>
        </w:numPr>
        <w:rPr>
          <w:lang w:val="sr-Cyrl-RS"/>
        </w:rPr>
      </w:pPr>
      <w:r w:rsidRPr="00480820">
        <w:rPr>
          <w:sz w:val="24"/>
          <w:szCs w:val="24"/>
          <w:lang w:val="sr-Cyrl-RS"/>
        </w:rPr>
        <w:t>Недозвољен приступ корисничким налозима и осетљивим подацима.</w:t>
      </w:r>
    </w:p>
    <w:p w14:paraId="62C390C4" w14:textId="7EB5BA20" w:rsidR="00266EA7" w:rsidRPr="00480820" w:rsidRDefault="006F6279" w:rsidP="009A71EB">
      <w:pPr>
        <w:pStyle w:val="ListParagraph"/>
        <w:numPr>
          <w:ilvl w:val="0"/>
          <w:numId w:val="27"/>
        </w:numPr>
        <w:rPr>
          <w:lang w:val="sr-Cyrl-RS"/>
        </w:rPr>
      </w:pPr>
      <w:r w:rsidRPr="00480820">
        <w:rPr>
          <w:sz w:val="24"/>
          <w:szCs w:val="24"/>
          <w:lang w:val="sr-Cyrl-RS"/>
        </w:rPr>
        <w:t>Малициозна употреба приватних информација.</w:t>
      </w:r>
    </w:p>
    <w:p w14:paraId="2692A13C" w14:textId="09C6E384" w:rsidR="00302488" w:rsidRPr="00480820" w:rsidRDefault="006F6279" w:rsidP="00302488">
      <w:pPr>
        <w:pStyle w:val="ListParagraph"/>
        <w:numPr>
          <w:ilvl w:val="0"/>
          <w:numId w:val="27"/>
        </w:numPr>
        <w:rPr>
          <w:lang w:val="sr-Cyrl-RS"/>
        </w:rPr>
      </w:pPr>
      <w:r w:rsidRPr="00480820">
        <w:rPr>
          <w:sz w:val="24"/>
          <w:szCs w:val="24"/>
          <w:lang w:val="sr-Cyrl-RS"/>
        </w:rPr>
        <w:t xml:space="preserve">Нарушавање </w:t>
      </w:r>
      <w:r w:rsidR="008E0101" w:rsidRPr="00480820">
        <w:rPr>
          <w:sz w:val="24"/>
          <w:szCs w:val="24"/>
          <w:lang w:val="sr-Cyrl-RS"/>
        </w:rPr>
        <w:t>интегритета појединачних корисника и организација.</w:t>
      </w:r>
    </w:p>
    <w:p w14:paraId="4F821078" w14:textId="648E6F30" w:rsidR="00302488" w:rsidRPr="00480820" w:rsidRDefault="00302488" w:rsidP="00302488">
      <w:pPr>
        <w:rPr>
          <w:lang w:val="sr-Cyrl-RS"/>
        </w:rPr>
      </w:pPr>
    </w:p>
    <w:p w14:paraId="5D52525D" w14:textId="2E12E4F1" w:rsidR="009D03BE" w:rsidRPr="00480820" w:rsidRDefault="00876033" w:rsidP="009D03BE">
      <w:pPr>
        <w:pStyle w:val="Heading3"/>
        <w:numPr>
          <w:ilvl w:val="2"/>
          <w:numId w:val="20"/>
        </w:numPr>
        <w:rPr>
          <w:sz w:val="28"/>
          <w:szCs w:val="28"/>
          <w:lang w:val="sr-Cyrl-RS"/>
        </w:rPr>
      </w:pPr>
      <w:bookmarkStart w:id="426" w:name="_Toc178331712"/>
      <w:r w:rsidRPr="00480820">
        <w:rPr>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sidRPr="00480820">
        <w:rPr>
          <w:sz w:val="28"/>
          <w:szCs w:val="28"/>
          <w:lang w:val="sr-Cyrl-RS"/>
        </w:rPr>
        <w:t>Процедура обавештења и поправљања рањивости</w:t>
      </w:r>
      <w:bookmarkEnd w:id="426"/>
    </w:p>
    <w:p w14:paraId="2066FCE5" w14:textId="1CE02BD2" w:rsidR="00302488" w:rsidRPr="00480820" w:rsidRDefault="00302488" w:rsidP="00302488">
      <w:pPr>
        <w:rPr>
          <w:lang w:val="sr-Cyrl-RS"/>
        </w:rPr>
      </w:pPr>
    </w:p>
    <w:p w14:paraId="4999C7ED" w14:textId="53C3F3E4" w:rsidR="00897587" w:rsidRPr="00480820" w:rsidRDefault="00DD17D2" w:rsidP="00897587">
      <w:pPr>
        <w:pStyle w:val="Heading2"/>
        <w:numPr>
          <w:ilvl w:val="1"/>
          <w:numId w:val="20"/>
        </w:numPr>
        <w:rPr>
          <w:rFonts w:ascii="Times New Roman" w:hAnsi="Times New Roman" w:cs="Times New Roman"/>
          <w:color w:val="auto"/>
          <w:sz w:val="28"/>
          <w:szCs w:val="28"/>
          <w:lang w:val="sr-Cyrl-RS"/>
        </w:rPr>
      </w:pPr>
      <w:bookmarkStart w:id="427" w:name="_Toc178331713"/>
      <w:r w:rsidRPr="00480820">
        <w:rPr>
          <w:rFonts w:ascii="Times New Roman" w:hAnsi="Times New Roman" w:cs="Times New Roman"/>
          <w:color w:val="auto"/>
          <w:sz w:val="28"/>
          <w:szCs w:val="28"/>
          <w:lang w:val="sr-Cyrl-RS"/>
        </w:rPr>
        <w:t xml:space="preserve">Рањивости </w:t>
      </w:r>
      <w:proofErr w:type="spellStart"/>
      <w:r w:rsidRPr="00480820">
        <w:rPr>
          <w:rFonts w:ascii="Times New Roman" w:hAnsi="Times New Roman" w:cs="Times New Roman"/>
          <w:color w:val="auto"/>
          <w:sz w:val="28"/>
          <w:szCs w:val="28"/>
          <w:lang w:val="sr-Cyrl-RS"/>
        </w:rPr>
        <w:t>Деј</w:t>
      </w:r>
      <w:proofErr w:type="spellEnd"/>
      <w:r w:rsidRPr="00480820">
        <w:rPr>
          <w:rFonts w:ascii="Times New Roman" w:hAnsi="Times New Roman" w:cs="Times New Roman"/>
          <w:color w:val="auto"/>
          <w:sz w:val="28"/>
          <w:szCs w:val="28"/>
          <w:lang w:val="sr-Cyrl-RS"/>
        </w:rPr>
        <w:t xml:space="preserve"> (</w:t>
      </w:r>
      <w:proofErr w:type="spellStart"/>
      <w:r w:rsidRPr="00480820">
        <w:rPr>
          <w:rFonts w:ascii="Times New Roman" w:hAnsi="Times New Roman" w:cs="Times New Roman"/>
          <w:color w:val="auto"/>
          <w:sz w:val="28"/>
          <w:szCs w:val="28"/>
          <w:lang w:val="sr-Cyrl-RS"/>
        </w:rPr>
        <w:t>Deye</w:t>
      </w:r>
      <w:proofErr w:type="spellEnd"/>
      <w:r w:rsidRPr="00480820">
        <w:rPr>
          <w:rFonts w:ascii="Times New Roman" w:hAnsi="Times New Roman" w:cs="Times New Roman"/>
          <w:color w:val="auto"/>
          <w:sz w:val="28"/>
          <w:szCs w:val="28"/>
          <w:lang w:val="sr-Cyrl-RS"/>
        </w:rPr>
        <w:t>) соларне опреме</w:t>
      </w:r>
      <w:bookmarkEnd w:id="427"/>
    </w:p>
    <w:p w14:paraId="337820C2" w14:textId="77777777" w:rsidR="003C6E7A" w:rsidRPr="00480820" w:rsidRDefault="003C6E7A" w:rsidP="003C6E7A">
      <w:pPr>
        <w:rPr>
          <w:sz w:val="24"/>
          <w:szCs w:val="24"/>
          <w:lang w:val="sr-Cyrl-RS"/>
        </w:rPr>
      </w:pPr>
    </w:p>
    <w:p w14:paraId="341A5C25" w14:textId="77777777" w:rsidR="006D6CCA" w:rsidRPr="00480820" w:rsidRDefault="006D6CCA" w:rsidP="00337670">
      <w:pPr>
        <w:ind w:firstLine="720"/>
        <w:jc w:val="both"/>
        <w:rPr>
          <w:sz w:val="24"/>
          <w:szCs w:val="24"/>
          <w:lang w:val="sr-Cyrl-RS"/>
        </w:rPr>
      </w:pPr>
      <w:proofErr w:type="spellStart"/>
      <w:r w:rsidRPr="00480820">
        <w:rPr>
          <w:sz w:val="24"/>
          <w:szCs w:val="24"/>
          <w:lang w:val="sr-Cyrl-RS"/>
        </w:rPr>
        <w:t>Деј</w:t>
      </w:r>
      <w:proofErr w:type="spellEnd"/>
      <w:r w:rsidRPr="00480820">
        <w:rPr>
          <w:sz w:val="24"/>
          <w:szCs w:val="24"/>
          <w:lang w:val="sr-Cyrl-RS"/>
        </w:rPr>
        <w:t>(</w:t>
      </w:r>
      <w:proofErr w:type="spellStart"/>
      <w:r w:rsidRPr="00480820">
        <w:rPr>
          <w:sz w:val="24"/>
          <w:szCs w:val="24"/>
          <w:lang w:val="sr-Cyrl-RS"/>
        </w:rPr>
        <w:t>Deye</w:t>
      </w:r>
      <w:proofErr w:type="spellEnd"/>
      <w:r w:rsidRPr="00480820">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480820" w:rsidRDefault="006D6CCA" w:rsidP="003C6E7A">
      <w:pPr>
        <w:rPr>
          <w:sz w:val="24"/>
          <w:szCs w:val="24"/>
          <w:lang w:val="sr-Cyrl-RS"/>
        </w:rPr>
      </w:pPr>
    </w:p>
    <w:p w14:paraId="74586F6F" w14:textId="4C366059" w:rsidR="00897587" w:rsidRPr="00480820" w:rsidRDefault="00DE5752" w:rsidP="006A504C">
      <w:pPr>
        <w:ind w:firstLine="720"/>
        <w:jc w:val="both"/>
        <w:rPr>
          <w:sz w:val="24"/>
          <w:szCs w:val="24"/>
          <w:lang w:val="sr-Cyrl-RS"/>
        </w:rPr>
      </w:pPr>
      <w:r w:rsidRPr="00480820">
        <w:rPr>
          <w:sz w:val="24"/>
          <w:szCs w:val="24"/>
          <w:lang w:val="sr-Cyrl-RS"/>
        </w:rPr>
        <w:t xml:space="preserve">Уочено је неколико критичних рањивости у </w:t>
      </w:r>
      <w:proofErr w:type="spellStart"/>
      <w:r w:rsidRPr="00480820">
        <w:rPr>
          <w:sz w:val="24"/>
          <w:szCs w:val="24"/>
          <w:lang w:val="sr-Cyrl-RS"/>
        </w:rPr>
        <w:t>Деј</w:t>
      </w:r>
      <w:proofErr w:type="spellEnd"/>
      <w:r w:rsidRPr="00480820">
        <w:rPr>
          <w:sz w:val="24"/>
          <w:szCs w:val="24"/>
          <w:lang w:val="sr-Cyrl-RS"/>
        </w:rPr>
        <w:t>(</w:t>
      </w:r>
      <w:proofErr w:type="spellStart"/>
      <w:r w:rsidRPr="00480820">
        <w:rPr>
          <w:sz w:val="28"/>
          <w:szCs w:val="28"/>
          <w:lang w:val="sr-Cyrl-RS"/>
        </w:rPr>
        <w:t>Deye</w:t>
      </w:r>
      <w:proofErr w:type="spellEnd"/>
      <w:r w:rsidRPr="00480820">
        <w:rPr>
          <w:sz w:val="24"/>
          <w:szCs w:val="24"/>
          <w:lang w:val="sr-Cyrl-RS"/>
        </w:rPr>
        <w:t>) систему.</w:t>
      </w:r>
      <w:r w:rsidR="003C6E7A" w:rsidRPr="00480820">
        <w:rPr>
          <w:sz w:val="24"/>
          <w:szCs w:val="24"/>
          <w:lang w:val="sr-Cyrl-RS"/>
        </w:rPr>
        <w:t xml:space="preserve"> Ове рањивости укључују </w:t>
      </w:r>
      <w:proofErr w:type="spellStart"/>
      <w:r w:rsidR="003C6E7A" w:rsidRPr="00480820">
        <w:rPr>
          <w:sz w:val="24"/>
          <w:szCs w:val="24"/>
          <w:lang w:val="sr-Cyrl-RS"/>
        </w:rPr>
        <w:t>хардкодиране</w:t>
      </w:r>
      <w:proofErr w:type="spellEnd"/>
      <w:r w:rsidR="003C6E7A" w:rsidRPr="00480820">
        <w:rPr>
          <w:sz w:val="24"/>
          <w:szCs w:val="24"/>
          <w:lang w:val="sr-Cyrl-RS"/>
        </w:rPr>
        <w:t xml:space="preserve"> налоге са неограниченим приступом уређају,</w:t>
      </w:r>
      <w:r w:rsidR="00690DBD" w:rsidRPr="00480820">
        <w:rPr>
          <w:sz w:val="24"/>
          <w:szCs w:val="24"/>
          <w:lang w:val="sr-Cyrl-RS"/>
        </w:rPr>
        <w:t xml:space="preserve"> </w:t>
      </w:r>
      <w:r w:rsidR="009F68C2" w:rsidRPr="00480820">
        <w:rPr>
          <w:sz w:val="24"/>
          <w:szCs w:val="24"/>
          <w:lang w:val="sr-Cyrl-RS"/>
        </w:rPr>
        <w:t xml:space="preserve">непотребно дељење података кроз АПИ </w:t>
      </w:r>
      <w:proofErr w:type="spellStart"/>
      <w:r w:rsidR="009F68C2" w:rsidRPr="00480820">
        <w:rPr>
          <w:sz w:val="24"/>
          <w:szCs w:val="24"/>
          <w:lang w:val="sr-Cyrl-RS"/>
        </w:rPr>
        <w:t>ендпоинте</w:t>
      </w:r>
      <w:proofErr w:type="spellEnd"/>
      <w:r w:rsidR="009F68C2" w:rsidRPr="00480820">
        <w:rPr>
          <w:sz w:val="24"/>
          <w:szCs w:val="24"/>
          <w:lang w:val="sr-Cyrl-RS"/>
        </w:rPr>
        <w:t xml:space="preserve"> и генерисање недозвољених ауторизационих </w:t>
      </w:r>
      <w:proofErr w:type="spellStart"/>
      <w:r w:rsidR="009F68C2" w:rsidRPr="00480820">
        <w:rPr>
          <w:sz w:val="24"/>
          <w:szCs w:val="24"/>
          <w:lang w:val="sr-Cyrl-RS"/>
        </w:rPr>
        <w:t>токена</w:t>
      </w:r>
      <w:proofErr w:type="spellEnd"/>
      <w:r w:rsidR="009F68C2" w:rsidRPr="00480820">
        <w:rPr>
          <w:sz w:val="24"/>
          <w:szCs w:val="24"/>
          <w:lang w:val="sr-Cyrl-RS"/>
        </w:rPr>
        <w:t>.</w:t>
      </w:r>
      <w:r w:rsidR="003C6E7A" w:rsidRPr="00480820">
        <w:rPr>
          <w:sz w:val="24"/>
          <w:szCs w:val="24"/>
          <w:lang w:val="sr-Cyrl-RS"/>
        </w:rPr>
        <w:t xml:space="preserve"> </w:t>
      </w:r>
    </w:p>
    <w:p w14:paraId="1B6D9419" w14:textId="05836662" w:rsidR="00302488" w:rsidRPr="00480820" w:rsidRDefault="00302488" w:rsidP="00302488">
      <w:pPr>
        <w:rPr>
          <w:sz w:val="24"/>
          <w:szCs w:val="24"/>
          <w:lang w:val="sr-Cyrl-RS"/>
        </w:rPr>
      </w:pPr>
    </w:p>
    <w:p w14:paraId="0E12E290" w14:textId="05A7C72C" w:rsidR="00BF609F" w:rsidRPr="00480820" w:rsidRDefault="00BF609F" w:rsidP="00BF609F">
      <w:pPr>
        <w:pStyle w:val="Heading3"/>
        <w:numPr>
          <w:ilvl w:val="2"/>
          <w:numId w:val="20"/>
        </w:numPr>
        <w:rPr>
          <w:sz w:val="28"/>
          <w:szCs w:val="28"/>
          <w:lang w:val="sr-Cyrl-RS"/>
        </w:rPr>
      </w:pPr>
      <w:bookmarkStart w:id="428" w:name="_Toc178331714"/>
      <w:proofErr w:type="spellStart"/>
      <w:r w:rsidRPr="00480820">
        <w:rPr>
          <w:sz w:val="28"/>
          <w:szCs w:val="28"/>
          <w:lang w:val="sr-Cyrl-RS"/>
        </w:rPr>
        <w:t>Хардкодирани</w:t>
      </w:r>
      <w:proofErr w:type="spellEnd"/>
      <w:r w:rsidRPr="00480820">
        <w:rPr>
          <w:sz w:val="28"/>
          <w:szCs w:val="28"/>
          <w:lang w:val="sr-Cyrl-RS"/>
        </w:rPr>
        <w:t xml:space="preserve"> профили</w:t>
      </w:r>
      <w:bookmarkEnd w:id="428"/>
    </w:p>
    <w:p w14:paraId="2036378A" w14:textId="1D8056A8" w:rsidR="0088714B" w:rsidRPr="00480820" w:rsidRDefault="0088714B" w:rsidP="0088714B">
      <w:pPr>
        <w:jc w:val="both"/>
        <w:rPr>
          <w:b/>
          <w:bCs/>
          <w:sz w:val="24"/>
          <w:szCs w:val="24"/>
          <w:lang w:val="sr-Cyrl-RS"/>
        </w:rPr>
      </w:pPr>
    </w:p>
    <w:p w14:paraId="61AA9E3E" w14:textId="77777777" w:rsidR="00FC084E" w:rsidRPr="00480820" w:rsidRDefault="00FC084E" w:rsidP="00FC084E">
      <w:pPr>
        <w:ind w:firstLine="720"/>
        <w:jc w:val="both"/>
        <w:rPr>
          <w:sz w:val="24"/>
          <w:szCs w:val="24"/>
          <w:lang w:val="sr-Cyrl-RS"/>
        </w:rPr>
      </w:pPr>
      <w:r w:rsidRPr="00480820">
        <w:rPr>
          <w:b/>
          <w:bCs/>
          <w:sz w:val="24"/>
          <w:szCs w:val="24"/>
          <w:lang w:val="sr-Cyrl-RS"/>
        </w:rPr>
        <w:t>Опис:</w:t>
      </w:r>
      <w:r w:rsidRPr="00480820">
        <w:rPr>
          <w:sz w:val="24"/>
          <w:szCs w:val="24"/>
          <w:lang w:val="sr-Cyrl-RS"/>
        </w:rPr>
        <w:t xml:space="preserve"> </w:t>
      </w:r>
      <w:proofErr w:type="spellStart"/>
      <w:r w:rsidRPr="00480820">
        <w:rPr>
          <w:sz w:val="24"/>
          <w:szCs w:val="24"/>
          <w:lang w:val="sr-Cyrl-RS"/>
        </w:rPr>
        <w:t>Деј</w:t>
      </w:r>
      <w:proofErr w:type="spellEnd"/>
      <w:r w:rsidRPr="00480820">
        <w:rPr>
          <w:sz w:val="24"/>
          <w:szCs w:val="24"/>
          <w:lang w:val="sr-Cyrl-RS"/>
        </w:rPr>
        <w:t>(</w:t>
      </w:r>
      <w:proofErr w:type="spellStart"/>
      <w:r w:rsidRPr="00480820">
        <w:rPr>
          <w:sz w:val="24"/>
          <w:szCs w:val="24"/>
          <w:lang w:val="sr-Cyrl-RS"/>
        </w:rPr>
        <w:t>Deye</w:t>
      </w:r>
      <w:proofErr w:type="spellEnd"/>
      <w:r w:rsidRPr="00480820">
        <w:rPr>
          <w:sz w:val="24"/>
          <w:szCs w:val="24"/>
          <w:lang w:val="sr-Cyrl-RS"/>
        </w:rPr>
        <w:t xml:space="preserve">)  апликација користи </w:t>
      </w:r>
      <w:proofErr w:type="spellStart"/>
      <w:r w:rsidRPr="00480820">
        <w:rPr>
          <w:sz w:val="24"/>
          <w:szCs w:val="24"/>
          <w:lang w:val="sr-Cyrl-RS"/>
        </w:rPr>
        <w:t>хардкодиране</w:t>
      </w:r>
      <w:proofErr w:type="spellEnd"/>
      <w:r w:rsidRPr="00480820">
        <w:rPr>
          <w:sz w:val="24"/>
          <w:szCs w:val="24"/>
          <w:lang w:val="sr-Cyrl-RS"/>
        </w:rPr>
        <w:t xml:space="preserve"> профиле, на пример SmartConfigurator@solarmanpv.com са шифром 123456 за </w:t>
      </w:r>
      <w:proofErr w:type="spellStart"/>
      <w:r w:rsidRPr="00480820">
        <w:rPr>
          <w:sz w:val="24"/>
          <w:szCs w:val="24"/>
          <w:lang w:val="sr-Cyrl-RS"/>
        </w:rPr>
        <w:t>приступљање</w:t>
      </w:r>
      <w:proofErr w:type="spellEnd"/>
      <w:r w:rsidRPr="00480820">
        <w:rPr>
          <w:sz w:val="24"/>
          <w:szCs w:val="24"/>
          <w:lang w:val="sr-Cyrl-RS"/>
        </w:rPr>
        <w:t xml:space="preserve"> АПИ-ју у </w:t>
      </w:r>
      <w:proofErr w:type="spellStart"/>
      <w:r w:rsidRPr="00480820">
        <w:rPr>
          <w:sz w:val="24"/>
          <w:szCs w:val="24"/>
          <w:lang w:val="sr-Cyrl-RS"/>
        </w:rPr>
        <w:t>клауду</w:t>
      </w:r>
      <w:proofErr w:type="spellEnd"/>
      <w:r w:rsidRPr="00480820">
        <w:rPr>
          <w:sz w:val="24"/>
          <w:szCs w:val="24"/>
          <w:lang w:val="sr-Cyrl-RS"/>
        </w:rPr>
        <w:t xml:space="preserve"> и добијање ауторизационог </w:t>
      </w:r>
      <w:proofErr w:type="spellStart"/>
      <w:r w:rsidRPr="00480820">
        <w:rPr>
          <w:sz w:val="24"/>
          <w:szCs w:val="24"/>
          <w:lang w:val="sr-Cyrl-RS"/>
        </w:rPr>
        <w:t>токена</w:t>
      </w:r>
      <w:proofErr w:type="spellEnd"/>
      <w:r w:rsidRPr="00480820">
        <w:rPr>
          <w:sz w:val="24"/>
          <w:szCs w:val="24"/>
          <w:lang w:val="sr-Cyrl-RS"/>
        </w:rPr>
        <w:t xml:space="preserve"> са api4pro.solarmanpv.com АПИ сервера.</w:t>
      </w:r>
    </w:p>
    <w:p w14:paraId="0B980EE3" w14:textId="77777777" w:rsidR="00DF5C89" w:rsidRPr="00480820" w:rsidRDefault="00DF5C89" w:rsidP="00FC084E">
      <w:pPr>
        <w:ind w:firstLine="720"/>
        <w:jc w:val="both"/>
        <w:rPr>
          <w:sz w:val="24"/>
          <w:szCs w:val="24"/>
          <w:lang w:val="sr-Cyrl-RS"/>
        </w:rPr>
      </w:pPr>
    </w:p>
    <w:p w14:paraId="47F3AB97" w14:textId="77777777" w:rsidR="00FC084E" w:rsidRPr="00480820" w:rsidRDefault="00FC084E" w:rsidP="00FC084E">
      <w:pPr>
        <w:ind w:firstLine="720"/>
        <w:jc w:val="both"/>
        <w:rPr>
          <w:b/>
          <w:bCs/>
          <w:sz w:val="24"/>
          <w:szCs w:val="24"/>
          <w:lang w:val="sr-Cyrl-RS"/>
        </w:rPr>
      </w:pPr>
      <w:r w:rsidRPr="00480820">
        <w:rPr>
          <w:b/>
          <w:bCs/>
          <w:sz w:val="24"/>
          <w:szCs w:val="24"/>
          <w:lang w:val="sr-Cyrl-RS"/>
        </w:rPr>
        <w:t xml:space="preserve">Утицај: </w:t>
      </w:r>
      <w:r w:rsidRPr="00480820">
        <w:rPr>
          <w:sz w:val="24"/>
          <w:szCs w:val="24"/>
          <w:lang w:val="sr-Cyrl-RS"/>
        </w:rPr>
        <w:t xml:space="preserve">Нападач може да искористи добијени </w:t>
      </w:r>
      <w:proofErr w:type="spellStart"/>
      <w:r w:rsidRPr="00480820">
        <w:rPr>
          <w:sz w:val="24"/>
          <w:szCs w:val="24"/>
          <w:lang w:val="sr-Cyrl-RS"/>
        </w:rPr>
        <w:t>токен</w:t>
      </w:r>
      <w:proofErr w:type="spellEnd"/>
      <w:r w:rsidRPr="00480820">
        <w:rPr>
          <w:sz w:val="24"/>
          <w:szCs w:val="24"/>
          <w:lang w:val="sr-Cyrl-RS"/>
        </w:rPr>
        <w:t xml:space="preserve"> за </w:t>
      </w:r>
      <w:proofErr w:type="spellStart"/>
      <w:r w:rsidRPr="00480820">
        <w:rPr>
          <w:sz w:val="24"/>
          <w:szCs w:val="24"/>
          <w:lang w:val="sr-Cyrl-RS"/>
        </w:rPr>
        <w:t>прибављње</w:t>
      </w:r>
      <w:proofErr w:type="spellEnd"/>
      <w:r w:rsidRPr="00480820">
        <w:rPr>
          <w:sz w:val="24"/>
          <w:szCs w:val="24"/>
          <w:lang w:val="sr-Cyrl-RS"/>
        </w:rPr>
        <w:t xml:space="preserve"> информација о било ком уређају, укључујући софтверске или </w:t>
      </w:r>
      <w:proofErr w:type="spellStart"/>
      <w:r w:rsidRPr="00480820">
        <w:rPr>
          <w:sz w:val="24"/>
          <w:szCs w:val="24"/>
          <w:lang w:val="sr-Cyrl-RS"/>
        </w:rPr>
        <w:t>хардверсе</w:t>
      </w:r>
      <w:proofErr w:type="spellEnd"/>
      <w:r w:rsidRPr="00480820">
        <w:rPr>
          <w:sz w:val="24"/>
          <w:szCs w:val="24"/>
          <w:lang w:val="sr-Cyrl-RS"/>
        </w:rPr>
        <w:t xml:space="preserve"> верзије, имена, </w:t>
      </w:r>
      <w:proofErr w:type="spellStart"/>
      <w:r w:rsidRPr="00480820">
        <w:rPr>
          <w:sz w:val="24"/>
          <w:szCs w:val="24"/>
          <w:lang w:val="sr-Cyrl-RS"/>
        </w:rPr>
        <w:t>ВајФај</w:t>
      </w:r>
      <w:proofErr w:type="spellEnd"/>
      <w:r w:rsidRPr="00480820">
        <w:rPr>
          <w:sz w:val="24"/>
          <w:szCs w:val="24"/>
          <w:lang w:val="sr-Cyrl-RS"/>
        </w:rPr>
        <w:t xml:space="preserve"> ССИД, шифре, </w:t>
      </w:r>
      <w:proofErr w:type="spellStart"/>
      <w:r w:rsidRPr="00480820">
        <w:rPr>
          <w:sz w:val="24"/>
          <w:szCs w:val="24"/>
          <w:lang w:val="sr-Cyrl-RS"/>
        </w:rPr>
        <w:t>безобзира</w:t>
      </w:r>
      <w:proofErr w:type="spellEnd"/>
      <w:r w:rsidRPr="00480820">
        <w:rPr>
          <w:sz w:val="24"/>
          <w:szCs w:val="24"/>
          <w:lang w:val="sr-Cyrl-RS"/>
        </w:rPr>
        <w:t xml:space="preserve"> на </w:t>
      </w:r>
      <w:proofErr w:type="spellStart"/>
      <w:r w:rsidRPr="00480820">
        <w:rPr>
          <w:sz w:val="24"/>
          <w:szCs w:val="24"/>
          <w:lang w:val="sr-Cyrl-RS"/>
        </w:rPr>
        <w:t>бласништво</w:t>
      </w:r>
      <w:proofErr w:type="spellEnd"/>
      <w:r w:rsidRPr="00480820">
        <w:rPr>
          <w:sz w:val="24"/>
          <w:szCs w:val="24"/>
          <w:lang w:val="sr-Cyrl-RS"/>
        </w:rPr>
        <w:t xml:space="preserve"> уређаја.</w:t>
      </w:r>
    </w:p>
    <w:p w14:paraId="0592DFB4" w14:textId="77777777" w:rsidR="00DF5C89" w:rsidRPr="00480820" w:rsidRDefault="00DF5C89" w:rsidP="0088714B">
      <w:pPr>
        <w:jc w:val="both"/>
        <w:rPr>
          <w:b/>
          <w:bCs/>
          <w:sz w:val="24"/>
          <w:szCs w:val="24"/>
          <w:lang w:val="sr-Cyrl-RS"/>
        </w:rPr>
      </w:pPr>
    </w:p>
    <w:p w14:paraId="19BDB68B" w14:textId="57D28060" w:rsidR="00FC084E" w:rsidRPr="00480820" w:rsidRDefault="00FC084E" w:rsidP="00FC084E">
      <w:pPr>
        <w:ind w:firstLine="720"/>
        <w:jc w:val="both"/>
        <w:rPr>
          <w:rFonts w:eastAsiaTheme="majorEastAsia"/>
          <w:sz w:val="24"/>
          <w:szCs w:val="24"/>
          <w:lang w:val="sr-Cyrl-RS"/>
        </w:rPr>
      </w:pPr>
      <w:r w:rsidRPr="00480820">
        <w:rPr>
          <w:rFonts w:eastAsiaTheme="majorEastAsia"/>
          <w:b/>
          <w:bCs/>
          <w:sz w:val="24"/>
          <w:szCs w:val="24"/>
          <w:lang w:val="sr-Cyrl-RS"/>
        </w:rPr>
        <w:t>Техничка спецификација</w:t>
      </w:r>
      <w:r w:rsidRPr="00480820">
        <w:rPr>
          <w:rFonts w:eastAsiaTheme="majorEastAsia"/>
          <w:sz w:val="24"/>
          <w:szCs w:val="24"/>
          <w:lang w:val="sr-Cyrl-RS"/>
        </w:rPr>
        <w:t>:</w:t>
      </w:r>
    </w:p>
    <w:p w14:paraId="1E10A5AD" w14:textId="7C219C85" w:rsidR="00FC084E" w:rsidRPr="00480820" w:rsidRDefault="00746522" w:rsidP="00FC084E">
      <w:pPr>
        <w:jc w:val="both"/>
        <w:rPr>
          <w:sz w:val="24"/>
          <w:szCs w:val="24"/>
          <w:lang w:val="sr-Cyrl-RS"/>
        </w:rPr>
      </w:pPr>
      <w:r w:rsidRPr="00480820">
        <w:rPr>
          <w:rFonts w:eastAsiaTheme="majorEastAsia"/>
          <w:b/>
          <w:bCs/>
          <w:sz w:val="24"/>
          <w:szCs w:val="24"/>
          <w:lang w:val="sr-Cyrl-RS"/>
        </w:rPr>
        <w:t>Налог</w:t>
      </w:r>
      <w:r w:rsidR="00DF5C89" w:rsidRPr="00480820">
        <w:rPr>
          <w:sz w:val="24"/>
          <w:szCs w:val="24"/>
          <w:lang w:val="sr-Cyrl-RS"/>
        </w:rPr>
        <w:t xml:space="preserve"> SmartConfigurator@solarmanpv.com</w:t>
      </w:r>
    </w:p>
    <w:p w14:paraId="54A67BCE" w14:textId="6E397D6B" w:rsidR="00746522" w:rsidRPr="00480820" w:rsidRDefault="00746522" w:rsidP="00FC084E">
      <w:pPr>
        <w:jc w:val="both"/>
        <w:rPr>
          <w:rFonts w:eastAsiaTheme="majorEastAsia"/>
          <w:sz w:val="24"/>
          <w:szCs w:val="24"/>
          <w:lang w:val="sr-Cyrl-RS"/>
        </w:rPr>
      </w:pPr>
      <w:r w:rsidRPr="00480820">
        <w:rPr>
          <w:rFonts w:eastAsiaTheme="majorEastAsia"/>
          <w:b/>
          <w:bCs/>
          <w:sz w:val="24"/>
          <w:szCs w:val="24"/>
          <w:lang w:val="sr-Cyrl-RS"/>
        </w:rPr>
        <w:t xml:space="preserve">Шифра: </w:t>
      </w:r>
      <w:r w:rsidRPr="00480820">
        <w:rPr>
          <w:rFonts w:eastAsiaTheme="majorEastAsia"/>
          <w:sz w:val="24"/>
          <w:szCs w:val="24"/>
          <w:lang w:val="sr-Cyrl-RS"/>
        </w:rPr>
        <w:t>123456</w:t>
      </w:r>
    </w:p>
    <w:p w14:paraId="7FB093A5" w14:textId="6C5665B7" w:rsidR="00FC084E" w:rsidRPr="00480820" w:rsidRDefault="00FC084E" w:rsidP="00FC084E">
      <w:pPr>
        <w:jc w:val="both"/>
        <w:rPr>
          <w:rFonts w:eastAsiaTheme="majorEastAsia"/>
          <w:sz w:val="24"/>
          <w:szCs w:val="24"/>
          <w:lang w:val="sr-Cyrl-RS"/>
        </w:rPr>
      </w:pPr>
      <w:r w:rsidRPr="00480820">
        <w:rPr>
          <w:rFonts w:eastAsiaTheme="majorEastAsia"/>
          <w:b/>
          <w:bCs/>
          <w:sz w:val="24"/>
          <w:szCs w:val="24"/>
          <w:lang w:val="sr-Cyrl-RS"/>
        </w:rPr>
        <w:t xml:space="preserve">Рањивост: </w:t>
      </w:r>
      <w:proofErr w:type="spellStart"/>
      <w:r w:rsidR="00A4360C" w:rsidRPr="00480820">
        <w:rPr>
          <w:rFonts w:eastAsiaTheme="majorEastAsia"/>
          <w:sz w:val="24"/>
          <w:szCs w:val="24"/>
          <w:lang w:val="sr-Cyrl-RS"/>
        </w:rPr>
        <w:t>Хардкодирани</w:t>
      </w:r>
      <w:proofErr w:type="spellEnd"/>
      <w:r w:rsidR="00A4360C" w:rsidRPr="00480820">
        <w:rPr>
          <w:rFonts w:eastAsiaTheme="majorEastAsia"/>
          <w:sz w:val="24"/>
          <w:szCs w:val="24"/>
          <w:lang w:val="sr-Cyrl-RS"/>
        </w:rPr>
        <w:t xml:space="preserve"> подаци са неограниченим приступом</w:t>
      </w:r>
      <w:r w:rsidRPr="00480820">
        <w:rPr>
          <w:rFonts w:eastAsiaTheme="majorEastAsia"/>
          <w:sz w:val="24"/>
          <w:szCs w:val="24"/>
          <w:lang w:val="sr-Cyrl-RS"/>
        </w:rPr>
        <w:t>.</w:t>
      </w:r>
    </w:p>
    <w:p w14:paraId="341D0AD1" w14:textId="31E689E5" w:rsidR="00FC084E" w:rsidRPr="00480820" w:rsidRDefault="00FC084E" w:rsidP="00FC084E">
      <w:pPr>
        <w:jc w:val="both"/>
        <w:rPr>
          <w:rFonts w:eastAsiaTheme="majorEastAsia"/>
          <w:sz w:val="24"/>
          <w:szCs w:val="24"/>
          <w:lang w:val="sr-Cyrl-RS"/>
        </w:rPr>
      </w:pPr>
      <w:proofErr w:type="spellStart"/>
      <w:r w:rsidRPr="00480820">
        <w:rPr>
          <w:rFonts w:eastAsiaTheme="majorEastAsia"/>
          <w:b/>
          <w:bCs/>
          <w:sz w:val="24"/>
          <w:szCs w:val="24"/>
          <w:lang w:val="sr-Cyrl-RS"/>
        </w:rPr>
        <w:t>Експлоит</w:t>
      </w:r>
      <w:proofErr w:type="spellEnd"/>
      <w:r w:rsidRPr="00480820">
        <w:rPr>
          <w:rFonts w:eastAsiaTheme="majorEastAsia"/>
          <w:b/>
          <w:bCs/>
          <w:sz w:val="24"/>
          <w:szCs w:val="24"/>
          <w:lang w:val="sr-Cyrl-RS"/>
        </w:rPr>
        <w:t>:</w:t>
      </w:r>
      <w:r w:rsidRPr="00480820">
        <w:rPr>
          <w:rFonts w:eastAsiaTheme="majorEastAsia"/>
          <w:sz w:val="24"/>
          <w:szCs w:val="24"/>
          <w:lang w:val="sr-Cyrl-RS"/>
        </w:rPr>
        <w:t xml:space="preserve"> </w:t>
      </w:r>
      <w:r w:rsidR="00A11BA4" w:rsidRPr="00480820">
        <w:rPr>
          <w:rFonts w:eastAsiaTheme="majorEastAsia"/>
          <w:sz w:val="24"/>
          <w:szCs w:val="24"/>
          <w:lang w:val="sr-Cyrl-RS"/>
        </w:rPr>
        <w:t xml:space="preserve">Употреба </w:t>
      </w:r>
      <w:proofErr w:type="spellStart"/>
      <w:r w:rsidR="00A11BA4" w:rsidRPr="00480820">
        <w:rPr>
          <w:rFonts w:eastAsiaTheme="majorEastAsia"/>
          <w:sz w:val="24"/>
          <w:szCs w:val="24"/>
          <w:lang w:val="sr-Cyrl-RS"/>
        </w:rPr>
        <w:t>хардкодираног</w:t>
      </w:r>
      <w:proofErr w:type="spellEnd"/>
      <w:r w:rsidR="00A11BA4" w:rsidRPr="00480820">
        <w:rPr>
          <w:rFonts w:eastAsiaTheme="majorEastAsia"/>
          <w:sz w:val="24"/>
          <w:szCs w:val="24"/>
          <w:lang w:val="sr-Cyrl-RS"/>
        </w:rPr>
        <w:t xml:space="preserve"> профила за приступ било ком уређају</w:t>
      </w:r>
      <w:r w:rsidRPr="00480820">
        <w:rPr>
          <w:rFonts w:eastAsiaTheme="majorEastAsia"/>
          <w:sz w:val="24"/>
          <w:szCs w:val="24"/>
          <w:lang w:val="sr-Cyrl-RS"/>
        </w:rPr>
        <w:t>.</w:t>
      </w:r>
    </w:p>
    <w:p w14:paraId="314FEF03" w14:textId="5934C0BA" w:rsidR="00FC084E" w:rsidRPr="00480820" w:rsidRDefault="00FC084E" w:rsidP="0088714B">
      <w:pPr>
        <w:jc w:val="both"/>
        <w:rPr>
          <w:b/>
          <w:bCs/>
          <w:sz w:val="24"/>
          <w:szCs w:val="24"/>
          <w:lang w:val="sr-Cyrl-RS"/>
        </w:rPr>
      </w:pPr>
    </w:p>
    <w:p w14:paraId="67952F04" w14:textId="5DB0005D" w:rsidR="00FC084E" w:rsidRPr="00480820" w:rsidRDefault="00FC084E" w:rsidP="0088714B">
      <w:pPr>
        <w:ind w:firstLine="720"/>
        <w:jc w:val="both"/>
        <w:rPr>
          <w:sz w:val="24"/>
          <w:szCs w:val="24"/>
          <w:lang w:val="sr-Cyrl-RS"/>
        </w:rPr>
      </w:pPr>
    </w:p>
    <w:p w14:paraId="6E24E270" w14:textId="77777777" w:rsidR="00757A83" w:rsidRPr="00480820" w:rsidRDefault="00757A83" w:rsidP="0088714B">
      <w:pPr>
        <w:ind w:firstLine="720"/>
        <w:jc w:val="both"/>
        <w:rPr>
          <w:sz w:val="24"/>
          <w:szCs w:val="24"/>
          <w:lang w:val="sr-Cyrl-RS"/>
        </w:rPr>
      </w:pPr>
    </w:p>
    <w:p w14:paraId="32D20A04" w14:textId="77777777" w:rsidR="00757A83" w:rsidRPr="00480820" w:rsidRDefault="00757A83" w:rsidP="0088714B">
      <w:pPr>
        <w:ind w:firstLine="720"/>
        <w:jc w:val="both"/>
        <w:rPr>
          <w:sz w:val="24"/>
          <w:szCs w:val="24"/>
          <w:lang w:val="sr-Cyrl-RS"/>
        </w:rPr>
      </w:pPr>
    </w:p>
    <w:p w14:paraId="5BDA359B" w14:textId="77777777" w:rsidR="00757A83" w:rsidRPr="00480820" w:rsidRDefault="00757A83" w:rsidP="0088714B">
      <w:pPr>
        <w:ind w:firstLine="720"/>
        <w:jc w:val="both"/>
        <w:rPr>
          <w:b/>
          <w:bCs/>
          <w:sz w:val="24"/>
          <w:szCs w:val="24"/>
          <w:lang w:val="sr-Cyrl-RS"/>
        </w:rPr>
      </w:pPr>
    </w:p>
    <w:p w14:paraId="7B73A847" w14:textId="155A98D6" w:rsidR="00FC084E" w:rsidRPr="00480820" w:rsidRDefault="00FC084E" w:rsidP="0088714B">
      <w:pPr>
        <w:ind w:firstLine="720"/>
        <w:jc w:val="both"/>
        <w:rPr>
          <w:b/>
          <w:bCs/>
          <w:sz w:val="24"/>
          <w:szCs w:val="24"/>
          <w:lang w:val="sr-Cyrl-RS"/>
        </w:rPr>
      </w:pPr>
    </w:p>
    <w:p w14:paraId="1F5BF598" w14:textId="4ED5B7D0" w:rsidR="00FC084E" w:rsidRPr="00480820" w:rsidRDefault="00275CBB" w:rsidP="0088714B">
      <w:pPr>
        <w:ind w:firstLine="720"/>
        <w:jc w:val="both"/>
        <w:rPr>
          <w:sz w:val="24"/>
          <w:szCs w:val="24"/>
          <w:lang w:val="sr-Cyrl-RS"/>
        </w:rPr>
      </w:pPr>
      <w:r w:rsidRPr="00480820">
        <w:rPr>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480820">
        <w:rPr>
          <w:sz w:val="24"/>
          <w:szCs w:val="24"/>
          <w:lang w:val="sr-Cyrl-RS"/>
        </w:rPr>
        <w:t xml:space="preserve">Пример захтева за универзални </w:t>
      </w:r>
      <w:proofErr w:type="spellStart"/>
      <w:r w:rsidR="00757A83" w:rsidRPr="00480820">
        <w:rPr>
          <w:sz w:val="24"/>
          <w:szCs w:val="24"/>
          <w:lang w:val="sr-Cyrl-RS"/>
        </w:rPr>
        <w:t>токен</w:t>
      </w:r>
      <w:proofErr w:type="spellEnd"/>
      <w:r w:rsidR="00757A83" w:rsidRPr="00480820">
        <w:rPr>
          <w:sz w:val="24"/>
          <w:szCs w:val="24"/>
          <w:lang w:val="sr-Cyrl-RS"/>
        </w:rPr>
        <w:t xml:space="preserve">: </w:t>
      </w:r>
    </w:p>
    <w:p w14:paraId="77B24947" w14:textId="5FF18059" w:rsidR="00757A83" w:rsidRPr="00480820" w:rsidRDefault="00757A83" w:rsidP="0088714B">
      <w:pPr>
        <w:ind w:firstLine="720"/>
        <w:jc w:val="both"/>
        <w:rPr>
          <w:sz w:val="24"/>
          <w:szCs w:val="24"/>
          <w:lang w:val="sr-Cyrl-RS"/>
        </w:rPr>
      </w:pPr>
    </w:p>
    <w:p w14:paraId="7042C4E5" w14:textId="102F90F4" w:rsidR="00302488" w:rsidRPr="00480820" w:rsidRDefault="00F94F4D" w:rsidP="00302488">
      <w:pPr>
        <w:rPr>
          <w:sz w:val="24"/>
          <w:szCs w:val="24"/>
          <w:lang w:val="sr-Cyrl-RS"/>
        </w:rPr>
      </w:pPr>
      <w:r w:rsidRPr="00480820">
        <w:rPr>
          <w:sz w:val="24"/>
          <w:szCs w:val="24"/>
          <w:lang w:val="sr-Cyrl-RS"/>
        </w:rPr>
        <w:tab/>
      </w:r>
    </w:p>
    <w:p w14:paraId="4272C172" w14:textId="5A34530B" w:rsidR="00F94F4D" w:rsidRPr="00480820" w:rsidRDefault="00F94F4D" w:rsidP="00302488">
      <w:pPr>
        <w:rPr>
          <w:sz w:val="24"/>
          <w:szCs w:val="24"/>
          <w:lang w:val="sr-Cyrl-RS"/>
        </w:rPr>
      </w:pPr>
      <w:r w:rsidRPr="00480820">
        <w:rPr>
          <w:sz w:val="24"/>
          <w:szCs w:val="24"/>
          <w:lang w:val="sr-Cyrl-RS"/>
        </w:rPr>
        <w:tab/>
        <w:t>Пример одговора:</w:t>
      </w:r>
      <w:r w:rsidRPr="00480820">
        <w:rPr>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480820" w:rsidRDefault="00F94F4D" w:rsidP="00302488">
      <w:pPr>
        <w:rPr>
          <w:sz w:val="24"/>
          <w:szCs w:val="24"/>
          <w:lang w:val="sr-Cyrl-RS"/>
        </w:rPr>
      </w:pPr>
    </w:p>
    <w:p w14:paraId="30C67D74" w14:textId="2785EEF3" w:rsidR="00302488" w:rsidRPr="00480820" w:rsidRDefault="00302488" w:rsidP="00302488">
      <w:pPr>
        <w:rPr>
          <w:sz w:val="24"/>
          <w:szCs w:val="24"/>
          <w:lang w:val="sr-Cyrl-RS"/>
        </w:rPr>
      </w:pPr>
    </w:p>
    <w:p w14:paraId="305937F6" w14:textId="0E6B8AE3" w:rsidR="00302488" w:rsidRPr="00480820" w:rsidRDefault="00302488" w:rsidP="00302488">
      <w:pPr>
        <w:rPr>
          <w:sz w:val="24"/>
          <w:szCs w:val="24"/>
          <w:lang w:val="sr-Cyrl-RS"/>
        </w:rPr>
      </w:pPr>
    </w:p>
    <w:p w14:paraId="0DACEBF4" w14:textId="207B6BCE" w:rsidR="006541EA" w:rsidRPr="00480820" w:rsidRDefault="006541EA" w:rsidP="006541EA">
      <w:pPr>
        <w:pStyle w:val="Heading3"/>
        <w:numPr>
          <w:ilvl w:val="2"/>
          <w:numId w:val="20"/>
        </w:numPr>
        <w:rPr>
          <w:sz w:val="28"/>
          <w:szCs w:val="28"/>
          <w:lang w:val="sr-Cyrl-RS"/>
        </w:rPr>
      </w:pPr>
      <w:bookmarkStart w:id="429" w:name="_Toc178331715"/>
      <w:r w:rsidRPr="00480820">
        <w:rPr>
          <w:sz w:val="28"/>
          <w:szCs w:val="28"/>
          <w:lang w:val="sr-Cyrl-RS"/>
        </w:rPr>
        <w:lastRenderedPageBreak/>
        <w:t>Прибављање података кроз /</w:t>
      </w:r>
      <w:proofErr w:type="spellStart"/>
      <w:r w:rsidRPr="00480820">
        <w:rPr>
          <w:sz w:val="28"/>
          <w:szCs w:val="28"/>
          <w:lang w:val="sr-Cyrl-RS"/>
        </w:rPr>
        <w:t>user</w:t>
      </w:r>
      <w:proofErr w:type="spellEnd"/>
      <w:r w:rsidRPr="00480820">
        <w:rPr>
          <w:sz w:val="28"/>
          <w:szCs w:val="28"/>
          <w:lang w:val="sr-Cyrl-RS"/>
        </w:rPr>
        <w:t>-s/</w:t>
      </w:r>
      <w:proofErr w:type="spellStart"/>
      <w:r w:rsidRPr="00480820">
        <w:rPr>
          <w:sz w:val="28"/>
          <w:szCs w:val="28"/>
          <w:lang w:val="sr-Cyrl-RS"/>
        </w:rPr>
        <w:t>acc</w:t>
      </w:r>
      <w:proofErr w:type="spellEnd"/>
      <w:r w:rsidRPr="00480820">
        <w:rPr>
          <w:sz w:val="28"/>
          <w:szCs w:val="28"/>
          <w:lang w:val="sr-Cyrl-RS"/>
        </w:rPr>
        <w:t>/</w:t>
      </w:r>
      <w:proofErr w:type="spellStart"/>
      <w:r w:rsidRPr="00480820">
        <w:rPr>
          <w:sz w:val="28"/>
          <w:szCs w:val="28"/>
          <w:lang w:val="sr-Cyrl-RS"/>
        </w:rPr>
        <w:t>orgs</w:t>
      </w:r>
      <w:proofErr w:type="spellEnd"/>
      <w:r w:rsidRPr="00480820">
        <w:rPr>
          <w:sz w:val="28"/>
          <w:szCs w:val="28"/>
          <w:lang w:val="sr-Cyrl-RS"/>
        </w:rPr>
        <w:t xml:space="preserve"> АПИ </w:t>
      </w:r>
      <w:proofErr w:type="spellStart"/>
      <w:r w:rsidRPr="00480820">
        <w:rPr>
          <w:sz w:val="28"/>
          <w:szCs w:val="28"/>
          <w:lang w:val="sr-Cyrl-RS"/>
        </w:rPr>
        <w:t>ендпоинт</w:t>
      </w:r>
      <w:bookmarkEnd w:id="429"/>
      <w:proofErr w:type="spellEnd"/>
    </w:p>
    <w:p w14:paraId="51B3A43D" w14:textId="77777777" w:rsidR="00C2056D" w:rsidRPr="00480820" w:rsidRDefault="00C2056D" w:rsidP="000E05E0">
      <w:pPr>
        <w:jc w:val="both"/>
        <w:rPr>
          <w:sz w:val="24"/>
          <w:szCs w:val="24"/>
          <w:lang w:val="sr-Cyrl-RS"/>
        </w:rPr>
      </w:pPr>
    </w:p>
    <w:p w14:paraId="56BB88BC" w14:textId="11A3C158" w:rsidR="00C2056D" w:rsidRPr="00480820" w:rsidRDefault="000E05E0" w:rsidP="00B820BB">
      <w:pPr>
        <w:ind w:firstLine="720"/>
        <w:jc w:val="both"/>
        <w:rPr>
          <w:sz w:val="24"/>
          <w:szCs w:val="24"/>
          <w:lang w:val="sr-Cyrl-RS"/>
        </w:rPr>
      </w:pPr>
      <w:r w:rsidRPr="00480820">
        <w:rPr>
          <w:b/>
          <w:bCs/>
          <w:sz w:val="24"/>
          <w:szCs w:val="24"/>
          <w:lang w:val="sr-Cyrl-RS"/>
        </w:rPr>
        <w:t>Опис:</w:t>
      </w:r>
      <w:r w:rsidR="00B820BB" w:rsidRPr="00480820">
        <w:rPr>
          <w:sz w:val="24"/>
          <w:szCs w:val="24"/>
          <w:lang w:val="sr-Cyrl-RS"/>
        </w:rPr>
        <w:t xml:space="preserve"> АПИ </w:t>
      </w:r>
      <w:proofErr w:type="spellStart"/>
      <w:r w:rsidR="00B820BB" w:rsidRPr="00480820">
        <w:rPr>
          <w:sz w:val="24"/>
          <w:szCs w:val="24"/>
          <w:lang w:val="sr-Cyrl-RS"/>
        </w:rPr>
        <w:t>ендпоинт</w:t>
      </w:r>
      <w:proofErr w:type="spellEnd"/>
      <w:r w:rsidR="00B820BB" w:rsidRPr="00480820">
        <w:rPr>
          <w:sz w:val="24"/>
          <w:szCs w:val="24"/>
          <w:lang w:val="sr-Cyrl-RS"/>
        </w:rPr>
        <w:t xml:space="preserve"> /</w:t>
      </w:r>
      <w:proofErr w:type="spellStart"/>
      <w:r w:rsidR="00B820BB" w:rsidRPr="00480820">
        <w:rPr>
          <w:sz w:val="24"/>
          <w:szCs w:val="24"/>
          <w:lang w:val="sr-Cyrl-RS"/>
        </w:rPr>
        <w:t>user</w:t>
      </w:r>
      <w:proofErr w:type="spellEnd"/>
      <w:r w:rsidR="00B820BB" w:rsidRPr="00480820">
        <w:rPr>
          <w:sz w:val="24"/>
          <w:szCs w:val="24"/>
          <w:lang w:val="sr-Cyrl-RS"/>
        </w:rPr>
        <w:t>-s/</w:t>
      </w:r>
      <w:proofErr w:type="spellStart"/>
      <w:r w:rsidR="00B820BB" w:rsidRPr="00480820">
        <w:rPr>
          <w:sz w:val="24"/>
          <w:szCs w:val="24"/>
          <w:lang w:val="sr-Cyrl-RS"/>
        </w:rPr>
        <w:t>acc</w:t>
      </w:r>
      <w:proofErr w:type="spellEnd"/>
      <w:r w:rsidR="00B820BB" w:rsidRPr="00480820">
        <w:rPr>
          <w:sz w:val="24"/>
          <w:szCs w:val="24"/>
          <w:lang w:val="sr-Cyrl-RS"/>
        </w:rPr>
        <w:t>/</w:t>
      </w:r>
      <w:proofErr w:type="spellStart"/>
      <w:r w:rsidR="00B820BB" w:rsidRPr="00480820">
        <w:rPr>
          <w:sz w:val="24"/>
          <w:szCs w:val="24"/>
          <w:lang w:val="sr-Cyrl-RS"/>
        </w:rPr>
        <w:t>orgs</w:t>
      </w:r>
      <w:proofErr w:type="spellEnd"/>
      <w:r w:rsidR="00B820BB" w:rsidRPr="00480820">
        <w:rPr>
          <w:sz w:val="24"/>
          <w:szCs w:val="24"/>
          <w:lang w:val="sr-Cyrl-RS"/>
        </w:rPr>
        <w:t xml:space="preserve"> на eu1.deyecloud.com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w:t>
      </w:r>
      <w:proofErr w:type="spellStart"/>
      <w:r w:rsidR="00B820BB" w:rsidRPr="00480820">
        <w:rPr>
          <w:sz w:val="24"/>
          <w:szCs w:val="24"/>
          <w:lang w:val="sr-Cyrl-RS"/>
        </w:rPr>
        <w:t>Ид-јеве</w:t>
      </w:r>
      <w:proofErr w:type="spellEnd"/>
      <w:r w:rsidR="00B820BB" w:rsidRPr="00480820">
        <w:rPr>
          <w:sz w:val="24"/>
          <w:szCs w:val="24"/>
          <w:lang w:val="sr-Cyrl-RS"/>
        </w:rPr>
        <w:t>.</w:t>
      </w:r>
    </w:p>
    <w:p w14:paraId="08249427" w14:textId="77777777" w:rsidR="00B820BB" w:rsidRPr="00480820" w:rsidRDefault="00B820BB" w:rsidP="00B820BB">
      <w:pPr>
        <w:ind w:firstLine="720"/>
        <w:jc w:val="both"/>
        <w:rPr>
          <w:sz w:val="24"/>
          <w:szCs w:val="24"/>
          <w:lang w:val="sr-Cyrl-RS"/>
        </w:rPr>
      </w:pPr>
    </w:p>
    <w:p w14:paraId="327D11DD" w14:textId="66321646" w:rsidR="003126A1" w:rsidRPr="00480820" w:rsidRDefault="000E05E0" w:rsidP="001B5880">
      <w:pPr>
        <w:ind w:firstLine="720"/>
        <w:jc w:val="both"/>
        <w:rPr>
          <w:sz w:val="24"/>
          <w:szCs w:val="24"/>
          <w:lang w:val="sr-Cyrl-RS"/>
        </w:rPr>
      </w:pPr>
      <w:r w:rsidRPr="00480820">
        <w:rPr>
          <w:b/>
          <w:bCs/>
          <w:sz w:val="24"/>
          <w:szCs w:val="24"/>
          <w:lang w:val="sr-Cyrl-RS"/>
        </w:rPr>
        <w:t>Контекст:</w:t>
      </w:r>
      <w:r w:rsidR="00B820BB" w:rsidRPr="00480820">
        <w:rPr>
          <w:b/>
          <w:bCs/>
          <w:sz w:val="24"/>
          <w:szCs w:val="24"/>
          <w:lang w:val="sr-Cyrl-RS"/>
        </w:rPr>
        <w:t xml:space="preserve"> </w:t>
      </w:r>
      <w:r w:rsidR="00B820BB" w:rsidRPr="00480820">
        <w:rPr>
          <w:sz w:val="24"/>
          <w:szCs w:val="24"/>
          <w:lang w:val="sr-Cyrl-RS"/>
        </w:rPr>
        <w:t xml:space="preserve">Корисник може дозволити другим корисницима </w:t>
      </w:r>
      <w:proofErr w:type="spellStart"/>
      <w:r w:rsidR="00B820BB" w:rsidRPr="00480820">
        <w:rPr>
          <w:sz w:val="24"/>
          <w:szCs w:val="24"/>
          <w:lang w:val="sr-Cyrl-RS"/>
        </w:rPr>
        <w:t>пристум</w:t>
      </w:r>
      <w:proofErr w:type="spellEnd"/>
      <w:r w:rsidR="00B820BB" w:rsidRPr="00480820">
        <w:rPr>
          <w:sz w:val="24"/>
          <w:szCs w:val="24"/>
          <w:lang w:val="sr-Cyrl-RS"/>
        </w:rPr>
        <w:t xml:space="preserve"> његовом систему, Тако што се користи претраживање корисника, по </w:t>
      </w:r>
      <w:proofErr w:type="spellStart"/>
      <w:r w:rsidR="00B820BB" w:rsidRPr="00480820">
        <w:rPr>
          <w:sz w:val="24"/>
          <w:szCs w:val="24"/>
          <w:lang w:val="sr-Cyrl-RS"/>
        </w:rPr>
        <w:t>именну</w:t>
      </w:r>
      <w:proofErr w:type="spellEnd"/>
      <w:r w:rsidR="00B820BB" w:rsidRPr="00480820">
        <w:rPr>
          <w:sz w:val="24"/>
          <w:szCs w:val="24"/>
          <w:lang w:val="sr-Cyrl-RS"/>
        </w:rPr>
        <w:t>, а претрага враћа број телефона или имејл адресу.</w:t>
      </w:r>
      <w:r w:rsidR="001B5880" w:rsidRPr="00480820">
        <w:rPr>
          <w:sz w:val="24"/>
          <w:szCs w:val="24"/>
          <w:lang w:val="sr-Cyrl-RS"/>
        </w:rPr>
        <w:t xml:space="preserve"> </w:t>
      </w:r>
      <w:r w:rsidR="003126A1" w:rsidRPr="00480820">
        <w:rPr>
          <w:sz w:val="24"/>
          <w:szCs w:val="24"/>
          <w:lang w:val="sr-Cyrl-RS"/>
        </w:rPr>
        <w:t>Док АПИ позив враћа чак и приватне податке о корисницима.</w:t>
      </w:r>
    </w:p>
    <w:p w14:paraId="7748634D" w14:textId="77777777" w:rsidR="003126A1" w:rsidRPr="00480820" w:rsidRDefault="003126A1" w:rsidP="00B820BB">
      <w:pPr>
        <w:ind w:firstLine="720"/>
        <w:jc w:val="both"/>
        <w:rPr>
          <w:sz w:val="24"/>
          <w:szCs w:val="24"/>
          <w:lang w:val="sr-Cyrl-RS"/>
        </w:rPr>
      </w:pPr>
    </w:p>
    <w:p w14:paraId="10204F49" w14:textId="1D33661F" w:rsidR="001B5880" w:rsidRPr="00480820" w:rsidRDefault="001B5880" w:rsidP="00B820BB">
      <w:pPr>
        <w:ind w:firstLine="720"/>
        <w:jc w:val="both"/>
        <w:rPr>
          <w:sz w:val="24"/>
          <w:szCs w:val="24"/>
          <w:lang w:val="sr-Cyrl-RS"/>
        </w:rPr>
      </w:pPr>
      <w:r w:rsidRPr="00480820">
        <w:rPr>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Pr="00480820" w:rsidRDefault="001B5880" w:rsidP="00B820BB">
      <w:pPr>
        <w:ind w:firstLine="720"/>
        <w:jc w:val="both"/>
        <w:rPr>
          <w:sz w:val="24"/>
          <w:szCs w:val="24"/>
          <w:lang w:val="sr-Cyrl-RS"/>
        </w:rPr>
      </w:pPr>
    </w:p>
    <w:p w14:paraId="5B46B3AB" w14:textId="3C3F7566" w:rsidR="001B5880" w:rsidRPr="00480820" w:rsidRDefault="001B5880" w:rsidP="00B820BB">
      <w:pPr>
        <w:ind w:firstLine="720"/>
        <w:jc w:val="both"/>
        <w:rPr>
          <w:sz w:val="24"/>
          <w:szCs w:val="24"/>
          <w:lang w:val="sr-Cyrl-RS"/>
        </w:rPr>
      </w:pPr>
    </w:p>
    <w:p w14:paraId="1A4C3234" w14:textId="39B91542" w:rsidR="001B5880" w:rsidRPr="00480820" w:rsidRDefault="001B5880" w:rsidP="00B820BB">
      <w:pPr>
        <w:ind w:firstLine="720"/>
        <w:jc w:val="both"/>
        <w:rPr>
          <w:sz w:val="24"/>
          <w:szCs w:val="24"/>
          <w:lang w:val="sr-Cyrl-RS"/>
        </w:rPr>
      </w:pPr>
    </w:p>
    <w:p w14:paraId="65C6C058" w14:textId="77777777" w:rsidR="001B5880" w:rsidRPr="00480820" w:rsidRDefault="001B5880" w:rsidP="00B820BB">
      <w:pPr>
        <w:ind w:firstLine="720"/>
        <w:jc w:val="both"/>
        <w:rPr>
          <w:sz w:val="24"/>
          <w:szCs w:val="24"/>
          <w:lang w:val="sr-Cyrl-RS"/>
        </w:rPr>
      </w:pPr>
    </w:p>
    <w:p w14:paraId="28E318DC" w14:textId="77777777" w:rsidR="001B5880" w:rsidRPr="00480820" w:rsidRDefault="001B5880" w:rsidP="00B820BB">
      <w:pPr>
        <w:ind w:firstLine="720"/>
        <w:jc w:val="both"/>
        <w:rPr>
          <w:sz w:val="24"/>
          <w:szCs w:val="24"/>
          <w:lang w:val="sr-Cyrl-RS"/>
        </w:rPr>
      </w:pPr>
    </w:p>
    <w:p w14:paraId="7245563C" w14:textId="77777777" w:rsidR="001B5880" w:rsidRPr="00480820" w:rsidRDefault="001B5880" w:rsidP="00B820BB">
      <w:pPr>
        <w:ind w:firstLine="720"/>
        <w:jc w:val="both"/>
        <w:rPr>
          <w:sz w:val="24"/>
          <w:szCs w:val="24"/>
          <w:lang w:val="sr-Cyrl-RS"/>
        </w:rPr>
      </w:pPr>
    </w:p>
    <w:p w14:paraId="4639F9F1" w14:textId="77777777" w:rsidR="001B5880" w:rsidRPr="00480820" w:rsidRDefault="001B5880" w:rsidP="00B820BB">
      <w:pPr>
        <w:ind w:firstLine="720"/>
        <w:jc w:val="both"/>
        <w:rPr>
          <w:sz w:val="24"/>
          <w:szCs w:val="24"/>
          <w:lang w:val="sr-Cyrl-RS"/>
        </w:rPr>
      </w:pPr>
    </w:p>
    <w:p w14:paraId="758A8549" w14:textId="77777777" w:rsidR="001B5880" w:rsidRPr="00480820" w:rsidRDefault="001B5880" w:rsidP="00B820BB">
      <w:pPr>
        <w:ind w:firstLine="720"/>
        <w:jc w:val="both"/>
        <w:rPr>
          <w:sz w:val="24"/>
          <w:szCs w:val="24"/>
          <w:lang w:val="sr-Cyrl-RS"/>
        </w:rPr>
      </w:pPr>
    </w:p>
    <w:p w14:paraId="47715EEB" w14:textId="77777777" w:rsidR="001B5880" w:rsidRPr="00480820" w:rsidRDefault="001B5880" w:rsidP="00B820BB">
      <w:pPr>
        <w:ind w:firstLine="720"/>
        <w:jc w:val="both"/>
        <w:rPr>
          <w:sz w:val="24"/>
          <w:szCs w:val="24"/>
          <w:lang w:val="sr-Cyrl-RS"/>
        </w:rPr>
      </w:pPr>
    </w:p>
    <w:p w14:paraId="0C936C1C" w14:textId="77777777" w:rsidR="001B5880" w:rsidRPr="00480820" w:rsidRDefault="001B5880" w:rsidP="00B820BB">
      <w:pPr>
        <w:ind w:firstLine="720"/>
        <w:jc w:val="both"/>
        <w:rPr>
          <w:sz w:val="24"/>
          <w:szCs w:val="24"/>
          <w:lang w:val="sr-Cyrl-RS"/>
        </w:rPr>
      </w:pPr>
    </w:p>
    <w:p w14:paraId="3C301593" w14:textId="77777777" w:rsidR="001B5880" w:rsidRPr="00480820" w:rsidRDefault="001B5880" w:rsidP="00B820BB">
      <w:pPr>
        <w:ind w:firstLine="720"/>
        <w:jc w:val="both"/>
        <w:rPr>
          <w:sz w:val="24"/>
          <w:szCs w:val="24"/>
          <w:lang w:val="sr-Cyrl-RS"/>
        </w:rPr>
      </w:pPr>
    </w:p>
    <w:p w14:paraId="0D589981" w14:textId="77777777" w:rsidR="001B5880" w:rsidRPr="00480820" w:rsidRDefault="001B5880" w:rsidP="00B820BB">
      <w:pPr>
        <w:ind w:firstLine="720"/>
        <w:jc w:val="both"/>
        <w:rPr>
          <w:sz w:val="24"/>
          <w:szCs w:val="24"/>
          <w:lang w:val="sr-Cyrl-RS"/>
        </w:rPr>
      </w:pPr>
    </w:p>
    <w:p w14:paraId="4340AF75" w14:textId="77777777" w:rsidR="001B5880" w:rsidRPr="00480820" w:rsidRDefault="001B5880" w:rsidP="00B820BB">
      <w:pPr>
        <w:ind w:firstLine="720"/>
        <w:jc w:val="both"/>
        <w:rPr>
          <w:sz w:val="24"/>
          <w:szCs w:val="24"/>
          <w:lang w:val="sr-Cyrl-RS"/>
        </w:rPr>
      </w:pPr>
    </w:p>
    <w:p w14:paraId="15E8B6F3" w14:textId="77777777" w:rsidR="001B5880" w:rsidRPr="00480820" w:rsidRDefault="001B5880" w:rsidP="00B820BB">
      <w:pPr>
        <w:ind w:firstLine="720"/>
        <w:jc w:val="both"/>
        <w:rPr>
          <w:sz w:val="24"/>
          <w:szCs w:val="24"/>
          <w:lang w:val="sr-Cyrl-RS"/>
        </w:rPr>
      </w:pPr>
    </w:p>
    <w:p w14:paraId="118C967D" w14:textId="77777777" w:rsidR="001B5880" w:rsidRPr="00480820" w:rsidRDefault="001B5880" w:rsidP="00B820BB">
      <w:pPr>
        <w:ind w:firstLine="720"/>
        <w:jc w:val="both"/>
        <w:rPr>
          <w:sz w:val="24"/>
          <w:szCs w:val="24"/>
          <w:lang w:val="sr-Cyrl-RS"/>
        </w:rPr>
      </w:pPr>
    </w:p>
    <w:p w14:paraId="1C4FAF2A" w14:textId="77777777" w:rsidR="001B5880" w:rsidRPr="00480820" w:rsidRDefault="001B5880" w:rsidP="00B820BB">
      <w:pPr>
        <w:ind w:firstLine="720"/>
        <w:jc w:val="both"/>
        <w:rPr>
          <w:sz w:val="24"/>
          <w:szCs w:val="24"/>
          <w:lang w:val="sr-Cyrl-RS"/>
        </w:rPr>
      </w:pPr>
    </w:p>
    <w:p w14:paraId="658068B2" w14:textId="77777777" w:rsidR="001B5880" w:rsidRPr="00480820" w:rsidRDefault="001B5880" w:rsidP="00B820BB">
      <w:pPr>
        <w:ind w:firstLine="720"/>
        <w:jc w:val="both"/>
        <w:rPr>
          <w:sz w:val="24"/>
          <w:szCs w:val="24"/>
          <w:lang w:val="sr-Cyrl-RS"/>
        </w:rPr>
      </w:pPr>
    </w:p>
    <w:p w14:paraId="6FF8FA01" w14:textId="77777777" w:rsidR="001B5880" w:rsidRPr="00480820" w:rsidRDefault="001B5880" w:rsidP="00B820BB">
      <w:pPr>
        <w:ind w:firstLine="720"/>
        <w:jc w:val="both"/>
        <w:rPr>
          <w:sz w:val="24"/>
          <w:szCs w:val="24"/>
          <w:lang w:val="sr-Cyrl-RS"/>
        </w:rPr>
      </w:pPr>
    </w:p>
    <w:p w14:paraId="1F9F3243" w14:textId="77777777" w:rsidR="001B5880" w:rsidRPr="00480820" w:rsidRDefault="001B5880" w:rsidP="00B820BB">
      <w:pPr>
        <w:ind w:firstLine="720"/>
        <w:jc w:val="both"/>
        <w:rPr>
          <w:sz w:val="24"/>
          <w:szCs w:val="24"/>
          <w:lang w:val="sr-Cyrl-RS"/>
        </w:rPr>
      </w:pPr>
    </w:p>
    <w:p w14:paraId="7D1A2672" w14:textId="77777777" w:rsidR="001B5880" w:rsidRPr="00480820" w:rsidRDefault="001B5880" w:rsidP="00B820BB">
      <w:pPr>
        <w:ind w:firstLine="720"/>
        <w:jc w:val="both"/>
        <w:rPr>
          <w:sz w:val="24"/>
          <w:szCs w:val="24"/>
          <w:lang w:val="sr-Cyrl-RS"/>
        </w:rPr>
      </w:pPr>
    </w:p>
    <w:p w14:paraId="4F0AC775" w14:textId="77777777" w:rsidR="001B5880" w:rsidRPr="00480820" w:rsidRDefault="001B5880" w:rsidP="00B820BB">
      <w:pPr>
        <w:ind w:firstLine="720"/>
        <w:jc w:val="both"/>
        <w:rPr>
          <w:sz w:val="24"/>
          <w:szCs w:val="24"/>
          <w:lang w:val="sr-Cyrl-RS"/>
        </w:rPr>
      </w:pPr>
    </w:p>
    <w:p w14:paraId="74366477" w14:textId="77777777" w:rsidR="001B5880" w:rsidRPr="00480820" w:rsidRDefault="001B5880" w:rsidP="00B820BB">
      <w:pPr>
        <w:ind w:firstLine="720"/>
        <w:jc w:val="both"/>
        <w:rPr>
          <w:sz w:val="24"/>
          <w:szCs w:val="24"/>
          <w:lang w:val="sr-Cyrl-RS"/>
        </w:rPr>
      </w:pPr>
    </w:p>
    <w:p w14:paraId="0C5D4EBA" w14:textId="77777777" w:rsidR="001B5880" w:rsidRPr="00480820" w:rsidRDefault="001B5880" w:rsidP="00B820BB">
      <w:pPr>
        <w:ind w:firstLine="720"/>
        <w:jc w:val="both"/>
        <w:rPr>
          <w:sz w:val="24"/>
          <w:szCs w:val="24"/>
          <w:lang w:val="sr-Cyrl-RS"/>
        </w:rPr>
      </w:pPr>
    </w:p>
    <w:p w14:paraId="4BC63CE1" w14:textId="77777777" w:rsidR="001B5880" w:rsidRPr="00480820" w:rsidRDefault="001B5880" w:rsidP="00B820BB">
      <w:pPr>
        <w:ind w:firstLine="720"/>
        <w:jc w:val="both"/>
        <w:rPr>
          <w:sz w:val="24"/>
          <w:szCs w:val="24"/>
          <w:lang w:val="sr-Cyrl-RS"/>
        </w:rPr>
      </w:pPr>
    </w:p>
    <w:p w14:paraId="033F7486" w14:textId="77777777" w:rsidR="001B5880" w:rsidRPr="00480820" w:rsidRDefault="001B5880" w:rsidP="00B820BB">
      <w:pPr>
        <w:ind w:firstLine="720"/>
        <w:jc w:val="both"/>
        <w:rPr>
          <w:sz w:val="24"/>
          <w:szCs w:val="24"/>
          <w:lang w:val="sr-Cyrl-RS"/>
        </w:rPr>
      </w:pPr>
    </w:p>
    <w:p w14:paraId="47B0EEB8" w14:textId="77777777" w:rsidR="001B5880" w:rsidRPr="00480820" w:rsidRDefault="001B5880" w:rsidP="00B820BB">
      <w:pPr>
        <w:ind w:firstLine="720"/>
        <w:jc w:val="both"/>
        <w:rPr>
          <w:sz w:val="24"/>
          <w:szCs w:val="24"/>
          <w:lang w:val="sr-Cyrl-RS"/>
        </w:rPr>
      </w:pPr>
    </w:p>
    <w:p w14:paraId="750BFEE8" w14:textId="77777777" w:rsidR="001B5880" w:rsidRPr="00480820" w:rsidRDefault="001B5880" w:rsidP="00B820BB">
      <w:pPr>
        <w:ind w:firstLine="720"/>
        <w:jc w:val="both"/>
        <w:rPr>
          <w:sz w:val="24"/>
          <w:szCs w:val="24"/>
          <w:lang w:val="sr-Cyrl-RS"/>
        </w:rPr>
      </w:pPr>
    </w:p>
    <w:p w14:paraId="53ECBB1A" w14:textId="77777777" w:rsidR="001B5880" w:rsidRPr="00480820" w:rsidRDefault="001B5880" w:rsidP="00B820BB">
      <w:pPr>
        <w:ind w:firstLine="720"/>
        <w:jc w:val="both"/>
        <w:rPr>
          <w:sz w:val="24"/>
          <w:szCs w:val="24"/>
          <w:lang w:val="sr-Cyrl-RS"/>
        </w:rPr>
      </w:pPr>
    </w:p>
    <w:p w14:paraId="1F51F737" w14:textId="77777777" w:rsidR="001B5880" w:rsidRPr="00480820" w:rsidRDefault="001B5880" w:rsidP="00B820BB">
      <w:pPr>
        <w:ind w:firstLine="720"/>
        <w:jc w:val="both"/>
        <w:rPr>
          <w:sz w:val="24"/>
          <w:szCs w:val="24"/>
          <w:lang w:val="sr-Cyrl-RS"/>
        </w:rPr>
      </w:pPr>
    </w:p>
    <w:p w14:paraId="74A28EBA" w14:textId="77777777" w:rsidR="001B5880" w:rsidRPr="00480820" w:rsidRDefault="001B5880" w:rsidP="00B820BB">
      <w:pPr>
        <w:ind w:firstLine="720"/>
        <w:jc w:val="both"/>
        <w:rPr>
          <w:sz w:val="24"/>
          <w:szCs w:val="24"/>
          <w:lang w:val="sr-Cyrl-RS"/>
        </w:rPr>
      </w:pPr>
    </w:p>
    <w:p w14:paraId="17091B8D" w14:textId="77777777" w:rsidR="001B5880" w:rsidRPr="00480820" w:rsidRDefault="001B5880" w:rsidP="00977A20">
      <w:pPr>
        <w:jc w:val="both"/>
        <w:rPr>
          <w:sz w:val="24"/>
          <w:szCs w:val="24"/>
          <w:lang w:val="sr-Cyrl-RS"/>
        </w:rPr>
      </w:pPr>
    </w:p>
    <w:p w14:paraId="381C93F6" w14:textId="77777777" w:rsidR="001B5880" w:rsidRPr="00480820" w:rsidRDefault="001B5880" w:rsidP="001B5880">
      <w:pPr>
        <w:jc w:val="both"/>
        <w:rPr>
          <w:sz w:val="24"/>
          <w:szCs w:val="24"/>
          <w:lang w:val="sr-Cyrl-RS"/>
        </w:rPr>
      </w:pPr>
    </w:p>
    <w:p w14:paraId="2ECF2540" w14:textId="00C708F4" w:rsidR="001B5880" w:rsidRPr="00480820" w:rsidRDefault="001B5880" w:rsidP="001B5880">
      <w:pPr>
        <w:ind w:firstLine="720"/>
        <w:rPr>
          <w:lang w:val="sr-Cyrl-RS"/>
        </w:rPr>
      </w:pPr>
      <w:r w:rsidRPr="00480820">
        <w:rPr>
          <w:lang w:val="sr-Cyrl-RS"/>
        </w:rPr>
        <w:t xml:space="preserve">                                      Пример одговора кроз АПИ позив</w:t>
      </w:r>
    </w:p>
    <w:p w14:paraId="29B29B90" w14:textId="77777777" w:rsidR="001B5880" w:rsidRPr="00480820" w:rsidRDefault="001B5880" w:rsidP="00977A20">
      <w:pPr>
        <w:jc w:val="both"/>
        <w:rPr>
          <w:sz w:val="24"/>
          <w:szCs w:val="24"/>
          <w:lang w:val="sr-Cyrl-RS"/>
        </w:rPr>
      </w:pPr>
    </w:p>
    <w:p w14:paraId="20CA4ABE" w14:textId="77777777" w:rsidR="003C4AAD" w:rsidRPr="00480820" w:rsidRDefault="003C4AAD" w:rsidP="00B820BB">
      <w:pPr>
        <w:ind w:firstLine="720"/>
        <w:jc w:val="both"/>
        <w:rPr>
          <w:sz w:val="24"/>
          <w:szCs w:val="24"/>
          <w:lang w:val="sr-Cyrl-RS"/>
        </w:rPr>
      </w:pPr>
    </w:p>
    <w:p w14:paraId="49FB574E" w14:textId="5C010AE0" w:rsidR="000E05E0" w:rsidRPr="00480820" w:rsidRDefault="00977A20" w:rsidP="00707288">
      <w:pPr>
        <w:ind w:firstLine="720"/>
        <w:jc w:val="both"/>
        <w:rPr>
          <w:sz w:val="24"/>
          <w:szCs w:val="24"/>
          <w:lang w:val="sr-Cyrl-RS"/>
        </w:rPr>
      </w:pPr>
      <w:r w:rsidRPr="00480820">
        <w:rPr>
          <w:b/>
          <w:bCs/>
          <w:sz w:val="24"/>
          <w:szCs w:val="24"/>
          <w:lang w:val="sr-Cyrl-RS"/>
        </w:rPr>
        <w:t>Последице</w:t>
      </w:r>
      <w:r w:rsidR="000E05E0" w:rsidRPr="00480820">
        <w:rPr>
          <w:b/>
          <w:bCs/>
          <w:sz w:val="24"/>
          <w:szCs w:val="24"/>
          <w:lang w:val="sr-Cyrl-RS"/>
        </w:rPr>
        <w:t>:</w:t>
      </w:r>
      <w:r w:rsidR="003126A1" w:rsidRPr="00480820">
        <w:rPr>
          <w:b/>
          <w:bCs/>
          <w:sz w:val="24"/>
          <w:szCs w:val="24"/>
          <w:lang w:val="sr-Cyrl-RS"/>
        </w:rPr>
        <w:t xml:space="preserve"> </w:t>
      </w:r>
      <w:r w:rsidRPr="00480820">
        <w:rPr>
          <w:sz w:val="24"/>
          <w:szCs w:val="24"/>
          <w:lang w:val="sr-Cyrl-RS"/>
        </w:rPr>
        <w:t>Нападач овим путем долази до приватних информација.</w:t>
      </w:r>
    </w:p>
    <w:p w14:paraId="62B6A3D7" w14:textId="1BA2AF30" w:rsidR="00302488" w:rsidRPr="00480820" w:rsidRDefault="00302488" w:rsidP="000E05E0">
      <w:pPr>
        <w:jc w:val="both"/>
        <w:rPr>
          <w:sz w:val="24"/>
          <w:szCs w:val="24"/>
          <w:lang w:val="sr-Cyrl-RS"/>
        </w:rPr>
      </w:pPr>
    </w:p>
    <w:p w14:paraId="0CBF7399" w14:textId="2E6F57D5" w:rsidR="00302488" w:rsidRPr="00480820" w:rsidRDefault="00302488" w:rsidP="000E05E0">
      <w:pPr>
        <w:jc w:val="both"/>
        <w:rPr>
          <w:sz w:val="24"/>
          <w:szCs w:val="24"/>
          <w:lang w:val="sr-Cyrl-RS"/>
        </w:rPr>
      </w:pPr>
    </w:p>
    <w:p w14:paraId="24791816" w14:textId="6296905A" w:rsidR="00302488" w:rsidRPr="00480820" w:rsidRDefault="00302488" w:rsidP="000E05E0">
      <w:pPr>
        <w:jc w:val="both"/>
        <w:rPr>
          <w:sz w:val="24"/>
          <w:szCs w:val="24"/>
          <w:lang w:val="sr-Cyrl-RS"/>
        </w:rPr>
      </w:pPr>
    </w:p>
    <w:p w14:paraId="32AFF340" w14:textId="50B7D6DB" w:rsidR="008C39E3" w:rsidRPr="00480820" w:rsidRDefault="008C39E3" w:rsidP="008C39E3">
      <w:pPr>
        <w:pStyle w:val="Heading3"/>
        <w:numPr>
          <w:ilvl w:val="2"/>
          <w:numId w:val="20"/>
        </w:numPr>
        <w:rPr>
          <w:sz w:val="28"/>
          <w:szCs w:val="28"/>
          <w:lang w:val="sr-Cyrl-RS"/>
        </w:rPr>
      </w:pPr>
      <w:bookmarkStart w:id="430" w:name="_Toc178331716"/>
      <w:r w:rsidRPr="00480820">
        <w:rPr>
          <w:sz w:val="28"/>
          <w:szCs w:val="28"/>
          <w:lang w:val="sr-Cyrl-RS"/>
        </w:rPr>
        <w:lastRenderedPageBreak/>
        <w:t xml:space="preserve">Генерисање недозвољених </w:t>
      </w:r>
      <w:proofErr w:type="spellStart"/>
      <w:r w:rsidRPr="00480820">
        <w:rPr>
          <w:sz w:val="28"/>
          <w:szCs w:val="28"/>
          <w:lang w:val="sr-Cyrl-RS"/>
        </w:rPr>
        <w:t>токена</w:t>
      </w:r>
      <w:proofErr w:type="spellEnd"/>
      <w:r w:rsidRPr="00480820">
        <w:rPr>
          <w:sz w:val="28"/>
          <w:szCs w:val="28"/>
          <w:lang w:val="sr-Cyrl-RS"/>
        </w:rPr>
        <w:t xml:space="preserve"> ауторизације</w:t>
      </w:r>
      <w:bookmarkEnd w:id="430"/>
    </w:p>
    <w:p w14:paraId="54BEB864" w14:textId="77777777" w:rsidR="00F9037B" w:rsidRPr="00480820" w:rsidRDefault="00F9037B" w:rsidP="00F9037B">
      <w:pPr>
        <w:rPr>
          <w:lang w:val="sr-Cyrl-RS"/>
        </w:rPr>
      </w:pPr>
    </w:p>
    <w:p w14:paraId="79CB5593" w14:textId="07A021CE" w:rsidR="00302488" w:rsidRPr="00480820" w:rsidRDefault="00B15FA7" w:rsidP="00DF1032">
      <w:pPr>
        <w:ind w:firstLine="720"/>
        <w:jc w:val="both"/>
        <w:rPr>
          <w:sz w:val="24"/>
          <w:szCs w:val="24"/>
          <w:lang w:val="sr-Cyrl-RS"/>
        </w:rPr>
      </w:pPr>
      <w:r w:rsidRPr="00480820">
        <w:rPr>
          <w:b/>
          <w:bCs/>
          <w:sz w:val="24"/>
          <w:szCs w:val="24"/>
          <w:lang w:val="sr-Cyrl-RS"/>
        </w:rPr>
        <w:t>Опис:</w:t>
      </w:r>
      <w:r w:rsidR="00DF1032" w:rsidRPr="00480820">
        <w:rPr>
          <w:b/>
          <w:bCs/>
          <w:sz w:val="24"/>
          <w:szCs w:val="24"/>
          <w:lang w:val="sr-Cyrl-RS"/>
        </w:rPr>
        <w:t xml:space="preserve"> </w:t>
      </w:r>
      <w:r w:rsidR="00DF1032" w:rsidRPr="00480820">
        <w:rPr>
          <w:sz w:val="24"/>
          <w:szCs w:val="24"/>
          <w:lang w:val="sr-Cyrl-RS"/>
        </w:rPr>
        <w:t xml:space="preserve">АПИ </w:t>
      </w:r>
      <w:proofErr w:type="spellStart"/>
      <w:r w:rsidR="00DF1032" w:rsidRPr="00480820">
        <w:rPr>
          <w:sz w:val="24"/>
          <w:szCs w:val="24"/>
          <w:lang w:val="sr-Cyrl-RS"/>
        </w:rPr>
        <w:t>ендпоинт</w:t>
      </w:r>
      <w:proofErr w:type="spellEnd"/>
      <w:r w:rsidR="00DF1032" w:rsidRPr="00480820">
        <w:rPr>
          <w:sz w:val="24"/>
          <w:szCs w:val="24"/>
          <w:lang w:val="sr-Cyrl-RS"/>
        </w:rPr>
        <w:t xml:space="preserve"> /</w:t>
      </w:r>
      <w:proofErr w:type="spellStart"/>
      <w:r w:rsidR="00DF1032" w:rsidRPr="00480820">
        <w:rPr>
          <w:sz w:val="24"/>
          <w:szCs w:val="24"/>
          <w:lang w:val="sr-Cyrl-RS"/>
        </w:rPr>
        <w:t>oauth</w:t>
      </w:r>
      <w:proofErr w:type="spellEnd"/>
      <w:r w:rsidR="00DF1032" w:rsidRPr="00480820">
        <w:rPr>
          <w:sz w:val="24"/>
          <w:szCs w:val="24"/>
          <w:lang w:val="sr-Cyrl-RS"/>
        </w:rPr>
        <w:t>-s/</w:t>
      </w:r>
      <w:proofErr w:type="spellStart"/>
      <w:r w:rsidR="00DF1032" w:rsidRPr="00480820">
        <w:rPr>
          <w:sz w:val="24"/>
          <w:szCs w:val="24"/>
          <w:lang w:val="sr-Cyrl-RS"/>
        </w:rPr>
        <w:t>oauth</w:t>
      </w:r>
      <w:proofErr w:type="spellEnd"/>
      <w:r w:rsidR="00DF1032" w:rsidRPr="00480820">
        <w:rPr>
          <w:sz w:val="24"/>
          <w:szCs w:val="24"/>
          <w:lang w:val="sr-Cyrl-RS"/>
        </w:rPr>
        <w:t>/</w:t>
      </w:r>
      <w:proofErr w:type="spellStart"/>
      <w:r w:rsidR="00DF1032" w:rsidRPr="00480820">
        <w:rPr>
          <w:sz w:val="24"/>
          <w:szCs w:val="24"/>
          <w:lang w:val="sr-Cyrl-RS"/>
        </w:rPr>
        <w:t>token</w:t>
      </w:r>
      <w:proofErr w:type="spellEnd"/>
      <w:r w:rsidR="00DF1032" w:rsidRPr="00480820">
        <w:rPr>
          <w:sz w:val="24"/>
          <w:szCs w:val="24"/>
          <w:lang w:val="sr-Cyrl-RS"/>
        </w:rPr>
        <w:t xml:space="preserve"> употребљава се за добијање ауторизацион </w:t>
      </w:r>
      <w:proofErr w:type="spellStart"/>
      <w:r w:rsidR="00DF1032" w:rsidRPr="00480820">
        <w:rPr>
          <w:sz w:val="24"/>
          <w:szCs w:val="24"/>
          <w:lang w:val="sr-Cyrl-RS"/>
        </w:rPr>
        <w:t>токена</w:t>
      </w:r>
      <w:proofErr w:type="spellEnd"/>
      <w:r w:rsidR="00DF1032" w:rsidRPr="00480820">
        <w:rPr>
          <w:sz w:val="24"/>
          <w:szCs w:val="24"/>
          <w:lang w:val="sr-Cyrl-RS"/>
        </w:rPr>
        <w:t xml:space="preserve"> у тренутку промене организација којим се управља. </w:t>
      </w:r>
      <w:r w:rsidR="008C791B" w:rsidRPr="00480820">
        <w:rPr>
          <w:sz w:val="24"/>
          <w:szCs w:val="24"/>
          <w:lang w:val="sr-Cyrl-RS"/>
        </w:rPr>
        <w:t xml:space="preserve">Сервер не успева да </w:t>
      </w:r>
      <w:proofErr w:type="spellStart"/>
      <w:r w:rsidR="008C791B" w:rsidRPr="00480820">
        <w:rPr>
          <w:sz w:val="24"/>
          <w:szCs w:val="24"/>
          <w:lang w:val="sr-Cyrl-RS"/>
        </w:rPr>
        <w:t>ферификује</w:t>
      </w:r>
      <w:proofErr w:type="spellEnd"/>
      <w:r w:rsidR="008C791B" w:rsidRPr="00480820">
        <w:rPr>
          <w:sz w:val="24"/>
          <w:szCs w:val="24"/>
          <w:lang w:val="sr-Cyrl-RS"/>
        </w:rPr>
        <w:t xml:space="preserve"> </w:t>
      </w:r>
      <w:r w:rsidR="008C791B" w:rsidRPr="00480820">
        <w:rPr>
          <w:rFonts w:eastAsiaTheme="majorEastAsia"/>
          <w:sz w:val="24"/>
          <w:szCs w:val="24"/>
          <w:lang w:val="sr-Cyrl-RS"/>
        </w:rPr>
        <w:t xml:space="preserve">ЈВТ(JWT) </w:t>
      </w:r>
      <w:proofErr w:type="spellStart"/>
      <w:r w:rsidR="008C791B" w:rsidRPr="00480820">
        <w:rPr>
          <w:rFonts w:eastAsiaTheme="majorEastAsia"/>
          <w:sz w:val="24"/>
          <w:szCs w:val="24"/>
          <w:lang w:val="sr-Cyrl-RS"/>
        </w:rPr>
        <w:t>токен</w:t>
      </w:r>
      <w:proofErr w:type="spellEnd"/>
      <w:r w:rsidR="008C791B" w:rsidRPr="00480820">
        <w:rPr>
          <w:rFonts w:eastAsiaTheme="majorEastAsia"/>
          <w:sz w:val="24"/>
          <w:szCs w:val="24"/>
          <w:lang w:val="sr-Cyrl-RS"/>
        </w:rPr>
        <w:t xml:space="preserve">, дозвољавајући нападачима да генеришу </w:t>
      </w:r>
      <w:proofErr w:type="spellStart"/>
      <w:r w:rsidR="008C791B" w:rsidRPr="00480820">
        <w:rPr>
          <w:rFonts w:eastAsiaTheme="majorEastAsia"/>
          <w:sz w:val="24"/>
          <w:szCs w:val="24"/>
          <w:lang w:val="sr-Cyrl-RS"/>
        </w:rPr>
        <w:t>валидациони</w:t>
      </w:r>
      <w:proofErr w:type="spellEnd"/>
      <w:r w:rsidR="008C791B" w:rsidRPr="00480820">
        <w:rPr>
          <w:rFonts w:eastAsiaTheme="majorEastAsia"/>
          <w:sz w:val="24"/>
          <w:szCs w:val="24"/>
          <w:lang w:val="sr-Cyrl-RS"/>
        </w:rPr>
        <w:t xml:space="preserve"> </w:t>
      </w:r>
      <w:proofErr w:type="spellStart"/>
      <w:r w:rsidR="008C791B" w:rsidRPr="00480820">
        <w:rPr>
          <w:rFonts w:eastAsiaTheme="majorEastAsia"/>
          <w:sz w:val="24"/>
          <w:szCs w:val="24"/>
          <w:lang w:val="sr-Cyrl-RS"/>
        </w:rPr>
        <w:t>токен</w:t>
      </w:r>
      <w:proofErr w:type="spellEnd"/>
      <w:r w:rsidR="008C791B" w:rsidRPr="00480820">
        <w:rPr>
          <w:rFonts w:eastAsiaTheme="majorEastAsia"/>
          <w:sz w:val="24"/>
          <w:szCs w:val="24"/>
          <w:lang w:val="sr-Cyrl-RS"/>
        </w:rPr>
        <w:t>.</w:t>
      </w:r>
    </w:p>
    <w:p w14:paraId="41B8BB47" w14:textId="77777777" w:rsidR="00F7792B" w:rsidRPr="00480820" w:rsidRDefault="00F7792B" w:rsidP="000E05E0">
      <w:pPr>
        <w:jc w:val="both"/>
        <w:rPr>
          <w:b/>
          <w:bCs/>
          <w:sz w:val="24"/>
          <w:szCs w:val="24"/>
          <w:lang w:val="sr-Cyrl-RS"/>
        </w:rPr>
      </w:pPr>
    </w:p>
    <w:p w14:paraId="6709F891" w14:textId="49DE9164" w:rsidR="002E4BB5" w:rsidRPr="00480820" w:rsidRDefault="00B15FA7" w:rsidP="000E05E0">
      <w:pPr>
        <w:jc w:val="both"/>
        <w:rPr>
          <w:sz w:val="24"/>
          <w:szCs w:val="24"/>
          <w:lang w:val="sr-Cyrl-RS"/>
        </w:rPr>
      </w:pPr>
      <w:r w:rsidRPr="00480820">
        <w:rPr>
          <w:b/>
          <w:bCs/>
          <w:sz w:val="24"/>
          <w:szCs w:val="24"/>
          <w:lang w:val="sr-Cyrl-RS"/>
        </w:rPr>
        <w:t>Последице:</w:t>
      </w:r>
      <w:r w:rsidR="002E4BB5" w:rsidRPr="00480820">
        <w:rPr>
          <w:sz w:val="24"/>
          <w:szCs w:val="24"/>
          <w:lang w:val="sr-Cyrl-RS"/>
        </w:rPr>
        <w:t xml:space="preserve"> Иако сервер враћа </w:t>
      </w:r>
      <w:proofErr w:type="spellStart"/>
      <w:r w:rsidR="002E4BB5" w:rsidRPr="00480820">
        <w:rPr>
          <w:sz w:val="24"/>
          <w:szCs w:val="24"/>
          <w:lang w:val="sr-Cyrl-RS"/>
        </w:rPr>
        <w:t>токен</w:t>
      </w:r>
      <w:proofErr w:type="spellEnd"/>
      <w:r w:rsidR="002E4BB5" w:rsidRPr="00480820">
        <w:rPr>
          <w:sz w:val="24"/>
          <w:szCs w:val="24"/>
          <w:lang w:val="sr-Cyrl-RS"/>
        </w:rPr>
        <w:t xml:space="preserve"> он поставља параметар верзије на </w:t>
      </w:r>
      <w:proofErr w:type="spellStart"/>
      <w:r w:rsidR="002E4BB5" w:rsidRPr="00480820">
        <w:rPr>
          <w:sz w:val="24"/>
          <w:szCs w:val="24"/>
          <w:lang w:val="sr-Cyrl-RS"/>
        </w:rPr>
        <w:t>нал</w:t>
      </w:r>
      <w:proofErr w:type="spellEnd"/>
      <w:r w:rsidR="002E4BB5" w:rsidRPr="00480820">
        <w:rPr>
          <w:sz w:val="24"/>
          <w:szCs w:val="24"/>
          <w:lang w:val="sr-Cyrl-RS"/>
        </w:rPr>
        <w:t>(</w:t>
      </w:r>
      <w:proofErr w:type="spellStart"/>
      <w:r w:rsidR="002E4BB5" w:rsidRPr="00480820">
        <w:rPr>
          <w:sz w:val="24"/>
          <w:szCs w:val="24"/>
          <w:lang w:val="sr-Cyrl-RS"/>
        </w:rPr>
        <w:t>null</w:t>
      </w:r>
      <w:proofErr w:type="spellEnd"/>
      <w:r w:rsidR="002E4BB5" w:rsidRPr="00480820">
        <w:rPr>
          <w:sz w:val="24"/>
          <w:szCs w:val="24"/>
          <w:lang w:val="sr-Cyrl-RS"/>
        </w:rPr>
        <w:t xml:space="preserve">) уместо на 1000, због тога сервер одбија овај </w:t>
      </w:r>
      <w:proofErr w:type="spellStart"/>
      <w:r w:rsidR="002E4BB5" w:rsidRPr="00480820">
        <w:rPr>
          <w:sz w:val="24"/>
          <w:szCs w:val="24"/>
          <w:lang w:val="sr-Cyrl-RS"/>
        </w:rPr>
        <w:t>токен</w:t>
      </w:r>
      <w:proofErr w:type="spellEnd"/>
      <w:r w:rsidR="002E4BB5" w:rsidRPr="00480820">
        <w:rPr>
          <w:sz w:val="24"/>
          <w:szCs w:val="24"/>
          <w:lang w:val="sr-Cyrl-RS"/>
        </w:rPr>
        <w:t xml:space="preserve"> као </w:t>
      </w:r>
      <w:proofErr w:type="spellStart"/>
      <w:r w:rsidR="002E4BB5" w:rsidRPr="00480820">
        <w:rPr>
          <w:sz w:val="24"/>
          <w:szCs w:val="24"/>
          <w:lang w:val="sr-Cyrl-RS"/>
        </w:rPr>
        <w:t>невалидан</w:t>
      </w:r>
      <w:proofErr w:type="spellEnd"/>
      <w:r w:rsidR="002E4BB5" w:rsidRPr="00480820">
        <w:rPr>
          <w:sz w:val="24"/>
          <w:szCs w:val="24"/>
          <w:lang w:val="sr-Cyrl-RS"/>
        </w:rPr>
        <w:t xml:space="preserve">. Уколико је 1000 могуће је генерисање </w:t>
      </w:r>
      <w:proofErr w:type="spellStart"/>
      <w:r w:rsidR="002E4BB5" w:rsidRPr="00480820">
        <w:rPr>
          <w:sz w:val="24"/>
          <w:szCs w:val="24"/>
          <w:lang w:val="sr-Cyrl-RS"/>
        </w:rPr>
        <w:t>токена</w:t>
      </w:r>
      <w:proofErr w:type="spellEnd"/>
      <w:r w:rsidR="002E4BB5" w:rsidRPr="00480820">
        <w:rPr>
          <w:sz w:val="24"/>
          <w:szCs w:val="24"/>
          <w:lang w:val="sr-Cyrl-RS"/>
        </w:rPr>
        <w:t xml:space="preserve"> за било ког корисника на платформи</w:t>
      </w:r>
    </w:p>
    <w:p w14:paraId="34859C69" w14:textId="5097B5B1" w:rsidR="00302488" w:rsidRPr="00480820" w:rsidRDefault="00F7792B" w:rsidP="000E05E0">
      <w:pPr>
        <w:jc w:val="both"/>
        <w:rPr>
          <w:sz w:val="24"/>
          <w:szCs w:val="24"/>
          <w:lang w:val="sr-Cyrl-RS"/>
        </w:rPr>
      </w:pPr>
      <w:r w:rsidRPr="00480820">
        <w:rPr>
          <w:b/>
          <w:bCs/>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Pr="00480820" w:rsidRDefault="001616A2" w:rsidP="00E64067">
      <w:pPr>
        <w:ind w:firstLine="720"/>
        <w:jc w:val="both"/>
        <w:rPr>
          <w:b/>
          <w:bCs/>
          <w:sz w:val="24"/>
          <w:szCs w:val="24"/>
          <w:lang w:val="sr-Cyrl-RS"/>
        </w:rPr>
      </w:pPr>
    </w:p>
    <w:p w14:paraId="1E9BD208" w14:textId="0F5856BA" w:rsidR="00302488" w:rsidRPr="00480820" w:rsidRDefault="00E64067" w:rsidP="00E64067">
      <w:pPr>
        <w:ind w:firstLine="720"/>
        <w:jc w:val="both"/>
        <w:rPr>
          <w:b/>
          <w:bCs/>
          <w:sz w:val="24"/>
          <w:szCs w:val="24"/>
          <w:lang w:val="sr-Cyrl-RS"/>
        </w:rPr>
      </w:pPr>
      <w:r w:rsidRPr="00480820">
        <w:rPr>
          <w:b/>
          <w:bCs/>
          <w:sz w:val="24"/>
          <w:szCs w:val="24"/>
          <w:lang w:val="sr-Cyrl-RS"/>
        </w:rPr>
        <w:t>Техничка спецификација:</w:t>
      </w:r>
    </w:p>
    <w:p w14:paraId="54C3FBE4" w14:textId="6D205A9E" w:rsidR="00302488" w:rsidRPr="00480820" w:rsidRDefault="00E64067" w:rsidP="000E05E0">
      <w:pPr>
        <w:jc w:val="both"/>
        <w:rPr>
          <w:b/>
          <w:bCs/>
          <w:sz w:val="24"/>
          <w:szCs w:val="24"/>
          <w:lang w:val="sr-Cyrl-RS"/>
        </w:rPr>
      </w:pPr>
      <w:proofErr w:type="spellStart"/>
      <w:r w:rsidRPr="00480820">
        <w:rPr>
          <w:b/>
          <w:bCs/>
          <w:sz w:val="24"/>
          <w:szCs w:val="24"/>
          <w:lang w:val="sr-Cyrl-RS"/>
        </w:rPr>
        <w:t>Ендпоинт</w:t>
      </w:r>
      <w:proofErr w:type="spellEnd"/>
      <w:r w:rsidRPr="00480820">
        <w:rPr>
          <w:b/>
          <w:bCs/>
          <w:sz w:val="24"/>
          <w:szCs w:val="24"/>
          <w:lang w:val="sr-Cyrl-RS"/>
        </w:rPr>
        <w:t xml:space="preserve">: </w:t>
      </w:r>
      <w:r w:rsidRPr="00480820">
        <w:rPr>
          <w:sz w:val="24"/>
          <w:szCs w:val="24"/>
          <w:lang w:val="sr-Cyrl-RS"/>
        </w:rPr>
        <w:t>/</w:t>
      </w:r>
      <w:proofErr w:type="spellStart"/>
      <w:r w:rsidRPr="00480820">
        <w:rPr>
          <w:sz w:val="24"/>
          <w:szCs w:val="24"/>
          <w:lang w:val="sr-Cyrl-RS"/>
        </w:rPr>
        <w:t>oauth</w:t>
      </w:r>
      <w:proofErr w:type="spellEnd"/>
      <w:r w:rsidRPr="00480820">
        <w:rPr>
          <w:sz w:val="24"/>
          <w:szCs w:val="24"/>
          <w:lang w:val="sr-Cyrl-RS"/>
        </w:rPr>
        <w:t>-s/</w:t>
      </w:r>
      <w:proofErr w:type="spellStart"/>
      <w:r w:rsidRPr="00480820">
        <w:rPr>
          <w:sz w:val="24"/>
          <w:szCs w:val="24"/>
          <w:lang w:val="sr-Cyrl-RS"/>
        </w:rPr>
        <w:t>oauth</w:t>
      </w:r>
      <w:proofErr w:type="spellEnd"/>
      <w:r w:rsidRPr="00480820">
        <w:rPr>
          <w:sz w:val="24"/>
          <w:szCs w:val="24"/>
          <w:lang w:val="sr-Cyrl-RS"/>
        </w:rPr>
        <w:t>/</w:t>
      </w:r>
      <w:proofErr w:type="spellStart"/>
      <w:r w:rsidRPr="00480820">
        <w:rPr>
          <w:sz w:val="24"/>
          <w:szCs w:val="24"/>
          <w:lang w:val="sr-Cyrl-RS"/>
        </w:rPr>
        <w:t>token</w:t>
      </w:r>
      <w:proofErr w:type="spellEnd"/>
    </w:p>
    <w:p w14:paraId="162F8BDF" w14:textId="53800B20" w:rsidR="00E64067" w:rsidRPr="00480820" w:rsidRDefault="00E64067" w:rsidP="000E05E0">
      <w:pPr>
        <w:jc w:val="both"/>
        <w:rPr>
          <w:sz w:val="24"/>
          <w:szCs w:val="24"/>
          <w:lang w:val="sr-Cyrl-RS"/>
        </w:rPr>
      </w:pPr>
      <w:r w:rsidRPr="00480820">
        <w:rPr>
          <w:b/>
          <w:bCs/>
          <w:sz w:val="24"/>
          <w:szCs w:val="24"/>
          <w:lang w:val="sr-Cyrl-RS"/>
        </w:rPr>
        <w:t xml:space="preserve">Рањивост: </w:t>
      </w:r>
      <w:r w:rsidRPr="00480820">
        <w:rPr>
          <w:sz w:val="24"/>
          <w:szCs w:val="24"/>
          <w:lang w:val="sr-Cyrl-RS"/>
        </w:rPr>
        <w:t xml:space="preserve">Непостојаност </w:t>
      </w:r>
      <w:r w:rsidRPr="00480820">
        <w:rPr>
          <w:rFonts w:eastAsiaTheme="majorEastAsia"/>
          <w:sz w:val="24"/>
          <w:szCs w:val="24"/>
          <w:lang w:val="sr-Cyrl-RS"/>
        </w:rPr>
        <w:t>ЈВТ(JWT) верификације потписа.</w:t>
      </w:r>
    </w:p>
    <w:p w14:paraId="2BA0B424" w14:textId="46F1E23C" w:rsidR="00E64067" w:rsidRPr="00480820" w:rsidRDefault="00E64067" w:rsidP="000E05E0">
      <w:pPr>
        <w:jc w:val="both"/>
        <w:rPr>
          <w:sz w:val="24"/>
          <w:szCs w:val="24"/>
          <w:lang w:val="sr-Cyrl-RS"/>
        </w:rPr>
      </w:pPr>
      <w:proofErr w:type="spellStart"/>
      <w:r w:rsidRPr="00480820">
        <w:rPr>
          <w:b/>
          <w:bCs/>
          <w:sz w:val="24"/>
          <w:szCs w:val="24"/>
          <w:lang w:val="sr-Cyrl-RS"/>
        </w:rPr>
        <w:t>Експоит</w:t>
      </w:r>
      <w:proofErr w:type="spellEnd"/>
      <w:r w:rsidRPr="00480820">
        <w:rPr>
          <w:b/>
          <w:bCs/>
          <w:sz w:val="24"/>
          <w:szCs w:val="24"/>
          <w:lang w:val="sr-Cyrl-RS"/>
        </w:rPr>
        <w:t>:</w:t>
      </w:r>
      <w:r w:rsidR="00292410" w:rsidRPr="00480820">
        <w:rPr>
          <w:b/>
          <w:bCs/>
          <w:sz w:val="24"/>
          <w:szCs w:val="24"/>
          <w:lang w:val="sr-Cyrl-RS"/>
        </w:rPr>
        <w:t xml:space="preserve"> </w:t>
      </w:r>
      <w:r w:rsidR="00292410" w:rsidRPr="00480820">
        <w:rPr>
          <w:sz w:val="24"/>
          <w:szCs w:val="24"/>
          <w:lang w:val="sr-Cyrl-RS"/>
        </w:rPr>
        <w:t xml:space="preserve">Модификација </w:t>
      </w:r>
      <w:r w:rsidR="00292410" w:rsidRPr="00480820">
        <w:rPr>
          <w:rFonts w:eastAsiaTheme="majorEastAsia"/>
          <w:sz w:val="24"/>
          <w:szCs w:val="24"/>
          <w:lang w:val="sr-Cyrl-RS"/>
        </w:rPr>
        <w:t xml:space="preserve">ЈВТ(JWT) </w:t>
      </w:r>
      <w:proofErr w:type="spellStart"/>
      <w:r w:rsidR="00292410" w:rsidRPr="00480820">
        <w:rPr>
          <w:rFonts w:eastAsiaTheme="majorEastAsia"/>
          <w:sz w:val="24"/>
          <w:szCs w:val="24"/>
          <w:lang w:val="sr-Cyrl-RS"/>
        </w:rPr>
        <w:t>токена</w:t>
      </w:r>
      <w:proofErr w:type="spellEnd"/>
      <w:r w:rsidR="00292410" w:rsidRPr="00480820">
        <w:rPr>
          <w:rFonts w:eastAsiaTheme="majorEastAsia"/>
          <w:sz w:val="24"/>
          <w:szCs w:val="24"/>
          <w:lang w:val="sr-Cyrl-RS"/>
        </w:rPr>
        <w:t xml:space="preserve"> да садржи кориснички </w:t>
      </w:r>
      <w:proofErr w:type="spellStart"/>
      <w:r w:rsidR="00292410" w:rsidRPr="00480820">
        <w:rPr>
          <w:rFonts w:eastAsiaTheme="majorEastAsia"/>
          <w:sz w:val="24"/>
          <w:szCs w:val="24"/>
          <w:lang w:val="sr-Cyrl-RS"/>
        </w:rPr>
        <w:t>Ид</w:t>
      </w:r>
      <w:proofErr w:type="spellEnd"/>
      <w:r w:rsidR="00292410" w:rsidRPr="00480820">
        <w:rPr>
          <w:rFonts w:eastAsiaTheme="majorEastAsia"/>
          <w:sz w:val="24"/>
          <w:szCs w:val="24"/>
          <w:lang w:val="sr-Cyrl-RS"/>
        </w:rPr>
        <w:t xml:space="preserve"> и имејл и постављање верзије.</w:t>
      </w:r>
    </w:p>
    <w:p w14:paraId="0395F704" w14:textId="196EE2D9" w:rsidR="00302488" w:rsidRPr="00480820" w:rsidRDefault="00302488" w:rsidP="000E05E0">
      <w:pPr>
        <w:jc w:val="both"/>
        <w:rPr>
          <w:sz w:val="24"/>
          <w:szCs w:val="24"/>
          <w:lang w:val="sr-Cyrl-RS"/>
        </w:rPr>
      </w:pPr>
    </w:p>
    <w:p w14:paraId="17E474D4" w14:textId="760E477A" w:rsidR="00302488" w:rsidRPr="00480820" w:rsidRDefault="00292F92" w:rsidP="006E4CA8">
      <w:pPr>
        <w:pStyle w:val="Heading3"/>
        <w:numPr>
          <w:ilvl w:val="2"/>
          <w:numId w:val="20"/>
        </w:numPr>
        <w:rPr>
          <w:sz w:val="28"/>
          <w:szCs w:val="28"/>
          <w:lang w:val="sr-Cyrl-RS"/>
        </w:rPr>
      </w:pPr>
      <w:bookmarkStart w:id="431" w:name="_Toc178331717"/>
      <w:r w:rsidRPr="00480820">
        <w:rPr>
          <w:sz w:val="28"/>
          <w:szCs w:val="28"/>
          <w:lang w:val="sr-Cyrl-RS"/>
        </w:rPr>
        <w:t>Анализа утицаја рањивости</w:t>
      </w:r>
      <w:bookmarkEnd w:id="431"/>
    </w:p>
    <w:p w14:paraId="4D1FA0D3" w14:textId="77777777" w:rsidR="006E4CA8" w:rsidRPr="00480820" w:rsidRDefault="006E4CA8" w:rsidP="006E4CA8">
      <w:pPr>
        <w:rPr>
          <w:lang w:val="sr-Cyrl-RS"/>
        </w:rPr>
      </w:pPr>
    </w:p>
    <w:p w14:paraId="7117CB4B" w14:textId="16B3C5A8" w:rsidR="00302488" w:rsidRPr="00480820" w:rsidRDefault="00292F92" w:rsidP="006E4CA8">
      <w:pPr>
        <w:ind w:firstLine="720"/>
        <w:jc w:val="both"/>
        <w:rPr>
          <w:sz w:val="24"/>
          <w:szCs w:val="24"/>
          <w:lang w:val="sr-Cyrl-RS"/>
        </w:rPr>
      </w:pPr>
      <w:r w:rsidRPr="00480820">
        <w:rPr>
          <w:sz w:val="24"/>
          <w:szCs w:val="24"/>
          <w:lang w:val="sr-Cyrl-RS"/>
        </w:rPr>
        <w:t>Идентификоване рањивости представљају велике ризике, који укључују:</w:t>
      </w:r>
    </w:p>
    <w:p w14:paraId="00076D2B" w14:textId="71392694"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 xml:space="preserve">Недозвољен приступ </w:t>
      </w:r>
      <w:proofErr w:type="spellStart"/>
      <w:r w:rsidRPr="00480820">
        <w:rPr>
          <w:sz w:val="24"/>
          <w:szCs w:val="24"/>
          <w:lang w:val="sr-Cyrl-RS"/>
        </w:rPr>
        <w:t>урећајима</w:t>
      </w:r>
      <w:proofErr w:type="spellEnd"/>
      <w:r w:rsidRPr="00480820">
        <w:rPr>
          <w:sz w:val="24"/>
          <w:szCs w:val="24"/>
          <w:lang w:val="sr-Cyrl-RS"/>
        </w:rPr>
        <w:t xml:space="preserve"> и подацима</w:t>
      </w:r>
    </w:p>
    <w:p w14:paraId="5CACB8B1" w14:textId="411BD2E0"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Могућа злоупотреба података</w:t>
      </w:r>
    </w:p>
    <w:p w14:paraId="35CFAF7D" w14:textId="62CEE111" w:rsidR="006E4CA8" w:rsidRPr="00480820" w:rsidRDefault="006E4CA8" w:rsidP="006E4CA8">
      <w:pPr>
        <w:pStyle w:val="ListParagraph"/>
        <w:numPr>
          <w:ilvl w:val="0"/>
          <w:numId w:val="31"/>
        </w:numPr>
        <w:jc w:val="both"/>
        <w:rPr>
          <w:sz w:val="24"/>
          <w:szCs w:val="24"/>
          <w:lang w:val="sr-Cyrl-RS"/>
        </w:rPr>
      </w:pPr>
      <w:r w:rsidRPr="00480820">
        <w:rPr>
          <w:sz w:val="24"/>
          <w:szCs w:val="24"/>
          <w:lang w:val="sr-Cyrl-RS"/>
        </w:rPr>
        <w:t>Компромитовање поверења корисника и интегритета платформе.</w:t>
      </w:r>
    </w:p>
    <w:p w14:paraId="65EFE11F" w14:textId="0E6F5DB5" w:rsidR="00302488" w:rsidRPr="00480820" w:rsidRDefault="00302488" w:rsidP="000E05E0">
      <w:pPr>
        <w:jc w:val="both"/>
        <w:rPr>
          <w:sz w:val="24"/>
          <w:szCs w:val="24"/>
          <w:lang w:val="sr-Cyrl-RS"/>
        </w:rPr>
      </w:pPr>
    </w:p>
    <w:p w14:paraId="635D0C00" w14:textId="0EF625CA" w:rsidR="00302488" w:rsidRPr="00480820" w:rsidRDefault="00302488" w:rsidP="000E05E0">
      <w:pPr>
        <w:jc w:val="both"/>
        <w:rPr>
          <w:sz w:val="24"/>
          <w:szCs w:val="24"/>
          <w:lang w:val="sr-Cyrl-RS"/>
        </w:rPr>
      </w:pPr>
    </w:p>
    <w:p w14:paraId="50158CDF" w14:textId="7CC52340" w:rsidR="00302488" w:rsidRPr="00480820" w:rsidRDefault="00302488" w:rsidP="000E05E0">
      <w:pPr>
        <w:jc w:val="both"/>
        <w:rPr>
          <w:sz w:val="24"/>
          <w:szCs w:val="24"/>
          <w:lang w:val="sr-Cyrl-RS"/>
        </w:rPr>
      </w:pPr>
    </w:p>
    <w:p w14:paraId="3D586118" w14:textId="37D9D508" w:rsidR="00302488" w:rsidRPr="00480820" w:rsidRDefault="00302488" w:rsidP="000E05E0">
      <w:pPr>
        <w:jc w:val="both"/>
        <w:rPr>
          <w:sz w:val="24"/>
          <w:szCs w:val="24"/>
          <w:lang w:val="sr-Cyrl-RS"/>
        </w:rPr>
      </w:pPr>
    </w:p>
    <w:p w14:paraId="5D6314AB" w14:textId="77777777" w:rsidR="00302488" w:rsidRPr="00480820" w:rsidRDefault="00302488" w:rsidP="000E05E0">
      <w:pPr>
        <w:jc w:val="both"/>
        <w:rPr>
          <w:sz w:val="24"/>
          <w:szCs w:val="24"/>
          <w:lang w:val="sr-Cyrl-RS"/>
        </w:rPr>
      </w:pPr>
    </w:p>
    <w:p w14:paraId="317511C1" w14:textId="77777777" w:rsidR="00302488" w:rsidRPr="00480820" w:rsidRDefault="00302488" w:rsidP="000E05E0">
      <w:pPr>
        <w:jc w:val="both"/>
        <w:rPr>
          <w:sz w:val="24"/>
          <w:szCs w:val="24"/>
          <w:lang w:val="sr-Cyrl-RS"/>
        </w:rPr>
      </w:pPr>
    </w:p>
    <w:p w14:paraId="35B9AF26" w14:textId="5C253EDF" w:rsidR="004E3ED5" w:rsidRPr="00480820" w:rsidRDefault="00E22280" w:rsidP="004E3ED5">
      <w:pPr>
        <w:pStyle w:val="Heading3"/>
        <w:numPr>
          <w:ilvl w:val="2"/>
          <w:numId w:val="20"/>
        </w:numPr>
        <w:rPr>
          <w:sz w:val="28"/>
          <w:szCs w:val="28"/>
          <w:lang w:val="sr-Cyrl-RS"/>
        </w:rPr>
      </w:pPr>
      <w:bookmarkStart w:id="432" w:name="_Toc178331718"/>
      <w:r w:rsidRPr="00480820">
        <w:rPr>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480820">
        <w:rPr>
          <w:lang w:val="sr-Cyrl-RS"/>
        </w:rPr>
        <w:t xml:space="preserve"> </w:t>
      </w:r>
      <w:r w:rsidR="006E3BF4" w:rsidRPr="00480820">
        <w:rPr>
          <w:sz w:val="28"/>
          <w:szCs w:val="28"/>
          <w:lang w:val="sr-Cyrl-RS"/>
        </w:rPr>
        <w:t>Процедура обавештења и поправљања рањивости</w:t>
      </w:r>
      <w:bookmarkEnd w:id="432"/>
    </w:p>
    <w:p w14:paraId="564C8E3B" w14:textId="510019C4" w:rsidR="00FA5DC8" w:rsidRPr="00480820" w:rsidRDefault="00FA5DC8" w:rsidP="00FA5DC8">
      <w:pPr>
        <w:pStyle w:val="Heading2"/>
        <w:numPr>
          <w:ilvl w:val="1"/>
          <w:numId w:val="20"/>
        </w:numPr>
        <w:rPr>
          <w:rFonts w:ascii="Times New Roman" w:hAnsi="Times New Roman" w:cs="Times New Roman"/>
          <w:b/>
          <w:bCs/>
          <w:color w:val="auto"/>
          <w:sz w:val="28"/>
          <w:szCs w:val="28"/>
          <w:lang w:val="sr-Cyrl-RS"/>
        </w:rPr>
      </w:pPr>
      <w:bookmarkStart w:id="433" w:name="_Toc178331719"/>
      <w:r w:rsidRPr="00480820">
        <w:rPr>
          <w:rFonts w:ascii="Times New Roman" w:hAnsi="Times New Roman" w:cs="Times New Roman"/>
          <w:color w:val="auto"/>
          <w:sz w:val="28"/>
          <w:szCs w:val="28"/>
          <w:lang w:val="sr-Cyrl-RS"/>
        </w:rPr>
        <w:t xml:space="preserve">Рањивости </w:t>
      </w:r>
      <w:proofErr w:type="spellStart"/>
      <w:r w:rsidRPr="00480820">
        <w:rPr>
          <w:rFonts w:ascii="Times New Roman" w:hAnsi="Times New Roman" w:cs="Times New Roman"/>
          <w:color w:val="auto"/>
          <w:sz w:val="28"/>
          <w:szCs w:val="28"/>
          <w:lang w:val="sr-Cyrl-RS"/>
        </w:rPr>
        <w:t>С</w:t>
      </w:r>
      <w:r w:rsidR="00806532" w:rsidRPr="00480820">
        <w:rPr>
          <w:rFonts w:ascii="Times New Roman" w:hAnsi="Times New Roman" w:cs="Times New Roman"/>
          <w:color w:val="auto"/>
          <w:sz w:val="28"/>
          <w:szCs w:val="28"/>
          <w:lang w:val="sr-Cyrl-RS"/>
        </w:rPr>
        <w:t>ан</w:t>
      </w:r>
      <w:r w:rsidRPr="00480820">
        <w:rPr>
          <w:rFonts w:ascii="Times New Roman" w:hAnsi="Times New Roman" w:cs="Times New Roman"/>
          <w:color w:val="auto"/>
          <w:sz w:val="28"/>
          <w:szCs w:val="28"/>
          <w:lang w:val="sr-Cyrl-RS"/>
        </w:rPr>
        <w:t>гроу</w:t>
      </w:r>
      <w:proofErr w:type="spellEnd"/>
      <w:r w:rsidRPr="00480820">
        <w:rPr>
          <w:rFonts w:ascii="Times New Roman" w:hAnsi="Times New Roman" w:cs="Times New Roman"/>
          <w:color w:val="auto"/>
          <w:sz w:val="28"/>
          <w:szCs w:val="28"/>
          <w:lang w:val="sr-Cyrl-RS"/>
        </w:rPr>
        <w:t xml:space="preserve"> (</w:t>
      </w:r>
      <w:proofErr w:type="spellStart"/>
      <w:r w:rsidRPr="00480820">
        <w:rPr>
          <w:rFonts w:ascii="Times New Roman" w:hAnsi="Times New Roman" w:cs="Times New Roman"/>
          <w:color w:val="auto"/>
          <w:sz w:val="28"/>
          <w:szCs w:val="28"/>
          <w:lang w:val="sr-Cyrl-RS"/>
        </w:rPr>
        <w:t>Sungrow</w:t>
      </w:r>
      <w:proofErr w:type="spellEnd"/>
      <w:r w:rsidRPr="00480820">
        <w:rPr>
          <w:rFonts w:ascii="Times New Roman" w:hAnsi="Times New Roman" w:cs="Times New Roman"/>
          <w:color w:val="auto"/>
          <w:sz w:val="28"/>
          <w:szCs w:val="28"/>
          <w:lang w:val="sr-Cyrl-RS"/>
        </w:rPr>
        <w:t>) соларне опреме</w:t>
      </w:r>
      <w:bookmarkEnd w:id="433"/>
    </w:p>
    <w:p w14:paraId="1F260965" w14:textId="3B643E78" w:rsidR="00302488" w:rsidRPr="00480820" w:rsidRDefault="00302488" w:rsidP="000E05E0">
      <w:pPr>
        <w:jc w:val="both"/>
        <w:rPr>
          <w:sz w:val="24"/>
          <w:szCs w:val="24"/>
          <w:lang w:val="sr-Cyrl-RS"/>
        </w:rPr>
      </w:pPr>
    </w:p>
    <w:p w14:paraId="68AF69B7" w14:textId="1816B2C1" w:rsidR="00806532" w:rsidRPr="00480820" w:rsidRDefault="00806532" w:rsidP="001B4FA5">
      <w:pPr>
        <w:ind w:firstLine="720"/>
        <w:jc w:val="both"/>
        <w:rPr>
          <w:sz w:val="24"/>
          <w:szCs w:val="24"/>
          <w:lang w:val="sr-Cyrl-RS"/>
        </w:rPr>
      </w:pPr>
      <w:r w:rsidRPr="00480820">
        <w:rPr>
          <w:sz w:val="24"/>
          <w:szCs w:val="24"/>
          <w:lang w:val="sr-Cyrl-RS"/>
        </w:rPr>
        <w:t xml:space="preserve">Истраживањем анонимног избора пронађене су рањивости и у </w:t>
      </w:r>
      <w:proofErr w:type="spellStart"/>
      <w:r w:rsidRPr="00480820">
        <w:rPr>
          <w:sz w:val="24"/>
          <w:szCs w:val="24"/>
          <w:lang w:val="sr-Cyrl-RS"/>
        </w:rPr>
        <w:t>Сунгроу</w:t>
      </w:r>
      <w:proofErr w:type="spellEnd"/>
      <w:r w:rsidRPr="00480820">
        <w:rPr>
          <w:sz w:val="24"/>
          <w:szCs w:val="24"/>
          <w:lang w:val="sr-Cyrl-RS"/>
        </w:rPr>
        <w:t xml:space="preserve"> систему, конкретно </w:t>
      </w:r>
      <w:proofErr w:type="spellStart"/>
      <w:r w:rsidRPr="00480820">
        <w:rPr>
          <w:sz w:val="24"/>
          <w:szCs w:val="24"/>
          <w:lang w:val="sr-Cyrl-RS"/>
        </w:rPr>
        <w:t>ајСоларКлауд</w:t>
      </w:r>
      <w:proofErr w:type="spellEnd"/>
      <w:r w:rsidRPr="00480820">
        <w:rPr>
          <w:sz w:val="24"/>
          <w:szCs w:val="24"/>
          <w:lang w:val="sr-Cyrl-RS"/>
        </w:rPr>
        <w:t xml:space="preserve"> (</w:t>
      </w:r>
      <w:proofErr w:type="spellStart"/>
      <w:r w:rsidRPr="00480820">
        <w:rPr>
          <w:sz w:val="24"/>
          <w:szCs w:val="24"/>
          <w:lang w:val="sr-Cyrl-RS"/>
        </w:rPr>
        <w:t>iSolarcloud</w:t>
      </w:r>
      <w:proofErr w:type="spellEnd"/>
      <w:r w:rsidRPr="00480820">
        <w:rPr>
          <w:sz w:val="24"/>
          <w:szCs w:val="24"/>
          <w:lang w:val="sr-Cyrl-RS"/>
        </w:rPr>
        <w:t xml:space="preserve"> (</w:t>
      </w:r>
      <w:proofErr w:type="spellStart"/>
      <w:r w:rsidRPr="00480820">
        <w:rPr>
          <w:sz w:val="24"/>
          <w:szCs w:val="24"/>
          <w:lang w:val="sr-Cyrl-RS"/>
        </w:rPr>
        <w:t>iSC</w:t>
      </w:r>
      <w:proofErr w:type="spellEnd"/>
      <w:r w:rsidRPr="00480820">
        <w:rPr>
          <w:sz w:val="24"/>
          <w:szCs w:val="24"/>
          <w:lang w:val="sr-Cyrl-RS"/>
        </w:rPr>
        <w:t xml:space="preserve">)) систему за мониторинг и контролу свих </w:t>
      </w:r>
      <w:proofErr w:type="spellStart"/>
      <w:r w:rsidRPr="00480820">
        <w:rPr>
          <w:sz w:val="24"/>
          <w:szCs w:val="24"/>
          <w:lang w:val="sr-Cyrl-RS"/>
        </w:rPr>
        <w:t>фотонапонских</w:t>
      </w:r>
      <w:proofErr w:type="spellEnd"/>
      <w:r w:rsidRPr="00480820">
        <w:rPr>
          <w:sz w:val="24"/>
          <w:szCs w:val="24"/>
          <w:lang w:val="sr-Cyrl-RS"/>
        </w:rPr>
        <w:t xml:space="preserve"> претварача (инвертера) и решења за складиштење електричне енергије произвођача </w:t>
      </w:r>
      <w:proofErr w:type="spellStart"/>
      <w:r w:rsidRPr="00480820">
        <w:rPr>
          <w:sz w:val="24"/>
          <w:szCs w:val="24"/>
          <w:lang w:val="sr-Cyrl-RS"/>
        </w:rPr>
        <w:t>Сангроу</w:t>
      </w:r>
      <w:proofErr w:type="spellEnd"/>
      <w:r w:rsidRPr="00480820">
        <w:rPr>
          <w:sz w:val="24"/>
          <w:szCs w:val="24"/>
          <w:lang w:val="sr-Cyrl-RS"/>
        </w:rPr>
        <w:t xml:space="preserve"> (</w:t>
      </w:r>
      <w:proofErr w:type="spellStart"/>
      <w:r w:rsidRPr="00480820">
        <w:rPr>
          <w:sz w:val="24"/>
          <w:szCs w:val="24"/>
          <w:lang w:val="sr-Cyrl-RS"/>
        </w:rPr>
        <w:t>Sungrow</w:t>
      </w:r>
      <w:proofErr w:type="spellEnd"/>
      <w:r w:rsidRPr="00480820">
        <w:rPr>
          <w:sz w:val="24"/>
          <w:szCs w:val="24"/>
          <w:lang w:val="sr-Cyrl-RS"/>
        </w:rPr>
        <w:t>).</w:t>
      </w:r>
      <w:r w:rsidR="00DB092F" w:rsidRPr="00480820">
        <w:rPr>
          <w:sz w:val="24"/>
          <w:szCs w:val="24"/>
          <w:lang w:val="sr-Cyrl-RS"/>
        </w:rPr>
        <w:t xml:space="preserve"> </w:t>
      </w:r>
      <w:proofErr w:type="spellStart"/>
      <w:r w:rsidR="00DB092F" w:rsidRPr="00480820">
        <w:rPr>
          <w:sz w:val="24"/>
          <w:szCs w:val="24"/>
          <w:lang w:val="sr-Cyrl-RS"/>
        </w:rPr>
        <w:t>иСЦ</w:t>
      </w:r>
      <w:proofErr w:type="spellEnd"/>
      <w:r w:rsidR="00DB092F" w:rsidRPr="00480820">
        <w:rPr>
          <w:sz w:val="24"/>
          <w:szCs w:val="24"/>
          <w:lang w:val="sr-Cyrl-RS"/>
        </w:rPr>
        <w:t xml:space="preserve"> омогућава контролу: конфигурацију уређаја на даљину, управљање конекцијама електране, ЛАН конфигурацију, аларме кроз нотификације, управљање </w:t>
      </w:r>
      <w:proofErr w:type="spellStart"/>
      <w:r w:rsidR="00DB092F" w:rsidRPr="00480820">
        <w:rPr>
          <w:sz w:val="24"/>
          <w:szCs w:val="24"/>
          <w:lang w:val="sr-Cyrl-RS"/>
        </w:rPr>
        <w:t>гешкама</w:t>
      </w:r>
      <w:proofErr w:type="spellEnd"/>
      <w:r w:rsidR="00DB092F" w:rsidRPr="00480820">
        <w:rPr>
          <w:sz w:val="24"/>
          <w:szCs w:val="24"/>
          <w:lang w:val="sr-Cyrl-RS"/>
        </w:rPr>
        <w:t>, мониторинг. Логовање у систем корисник врши кроз веб интерфејс или мобилну апликацију.</w:t>
      </w:r>
    </w:p>
    <w:p w14:paraId="4F5170F4" w14:textId="77777777" w:rsidR="004E227B" w:rsidRPr="00480820" w:rsidRDefault="004E227B" w:rsidP="001B4FA5">
      <w:pPr>
        <w:ind w:firstLine="720"/>
        <w:jc w:val="both"/>
        <w:rPr>
          <w:sz w:val="24"/>
          <w:szCs w:val="24"/>
          <w:lang w:val="sr-Cyrl-RS"/>
        </w:rPr>
      </w:pPr>
    </w:p>
    <w:p w14:paraId="4A91D9C8" w14:textId="46E7BCF7" w:rsidR="004E227B" w:rsidRPr="00480820" w:rsidRDefault="004E227B" w:rsidP="001B4FA5">
      <w:pPr>
        <w:ind w:firstLine="720"/>
        <w:jc w:val="both"/>
        <w:rPr>
          <w:sz w:val="24"/>
          <w:szCs w:val="24"/>
          <w:lang w:val="sr-Cyrl-RS"/>
        </w:rPr>
      </w:pPr>
      <w:r w:rsidRPr="00480820">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Супер администратор (</w:t>
      </w:r>
      <w:proofErr w:type="spellStart"/>
      <w:r w:rsidRPr="00480820">
        <w:rPr>
          <w:sz w:val="24"/>
          <w:szCs w:val="24"/>
          <w:lang w:val="sr-Cyrl-RS"/>
        </w:rPr>
        <w:t>SuperAdministrator</w:t>
      </w:r>
      <w:proofErr w:type="spellEnd"/>
      <w:r w:rsidRPr="00480820">
        <w:rPr>
          <w:sz w:val="24"/>
          <w:szCs w:val="24"/>
          <w:lang w:val="sr-Cyrl-RS"/>
        </w:rPr>
        <w:t>)</w:t>
      </w:r>
    </w:p>
    <w:p w14:paraId="595451B3" w14:textId="41FD3D7D"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Администратор (</w:t>
      </w:r>
      <w:proofErr w:type="spellStart"/>
      <w:r w:rsidRPr="00480820">
        <w:rPr>
          <w:sz w:val="24"/>
          <w:szCs w:val="24"/>
          <w:lang w:val="sr-Cyrl-RS"/>
        </w:rPr>
        <w:t>Administrator</w:t>
      </w:r>
      <w:proofErr w:type="spellEnd"/>
      <w:r w:rsidRPr="00480820">
        <w:rPr>
          <w:sz w:val="24"/>
          <w:szCs w:val="24"/>
          <w:lang w:val="sr-Cyrl-RS"/>
        </w:rPr>
        <w:t>)</w:t>
      </w:r>
    </w:p>
    <w:p w14:paraId="34AFA29D" w14:textId="3537BB18" w:rsidR="004E227B" w:rsidRPr="00480820" w:rsidRDefault="004E227B" w:rsidP="004E227B">
      <w:pPr>
        <w:pStyle w:val="ListParagraph"/>
        <w:numPr>
          <w:ilvl w:val="0"/>
          <w:numId w:val="32"/>
        </w:numPr>
        <w:jc w:val="both"/>
        <w:rPr>
          <w:sz w:val="24"/>
          <w:szCs w:val="24"/>
          <w:lang w:val="sr-Cyrl-RS"/>
        </w:rPr>
      </w:pPr>
      <w:r w:rsidRPr="00480820">
        <w:rPr>
          <w:sz w:val="24"/>
          <w:szCs w:val="24"/>
          <w:lang w:val="sr-Cyrl-RS"/>
        </w:rPr>
        <w:t>Корисник (</w:t>
      </w:r>
      <w:proofErr w:type="spellStart"/>
      <w:r w:rsidRPr="00480820">
        <w:rPr>
          <w:sz w:val="24"/>
          <w:szCs w:val="24"/>
          <w:lang w:val="sr-Cyrl-RS"/>
        </w:rPr>
        <w:t>User</w:t>
      </w:r>
      <w:proofErr w:type="spellEnd"/>
      <w:r w:rsidRPr="00480820">
        <w:rPr>
          <w:sz w:val="24"/>
          <w:szCs w:val="24"/>
          <w:lang w:val="sr-Cyrl-RS"/>
        </w:rPr>
        <w:t>)</w:t>
      </w:r>
    </w:p>
    <w:p w14:paraId="2D4B6EEE" w14:textId="00CCD014" w:rsidR="00302488" w:rsidRPr="00480820" w:rsidRDefault="00DB092F" w:rsidP="000E05E0">
      <w:pPr>
        <w:jc w:val="both"/>
        <w:rPr>
          <w:sz w:val="24"/>
          <w:szCs w:val="24"/>
          <w:lang w:val="sr-Cyrl-RS"/>
        </w:rPr>
      </w:pPr>
      <w:r w:rsidRPr="00480820">
        <w:rPr>
          <w:sz w:val="24"/>
          <w:szCs w:val="24"/>
          <w:lang w:val="sr-Cyrl-RS"/>
        </w:rPr>
        <w:tab/>
      </w:r>
    </w:p>
    <w:p w14:paraId="1AF3EDC7" w14:textId="72F876D4" w:rsidR="00302488" w:rsidRPr="00480820" w:rsidRDefault="00006D4D" w:rsidP="00006D4D">
      <w:pPr>
        <w:ind w:firstLine="720"/>
        <w:jc w:val="both"/>
        <w:rPr>
          <w:sz w:val="24"/>
          <w:szCs w:val="24"/>
          <w:lang w:val="sr-Cyrl-RS"/>
        </w:rPr>
      </w:pPr>
      <w:r w:rsidRPr="00480820">
        <w:rPr>
          <w:sz w:val="24"/>
          <w:szCs w:val="24"/>
          <w:lang w:val="sr-Cyrl-RS"/>
        </w:rPr>
        <w:t>Администратор има могућност управљања</w:t>
      </w:r>
      <w:r w:rsidR="005B344E" w:rsidRPr="00480820">
        <w:rPr>
          <w:sz w:val="24"/>
          <w:szCs w:val="24"/>
          <w:lang w:val="sr-Cyrl-RS"/>
        </w:rPr>
        <w:t xml:space="preserve"> позадином (</w:t>
      </w:r>
      <w:proofErr w:type="spellStart"/>
      <w:r w:rsidR="005B344E" w:rsidRPr="00480820">
        <w:rPr>
          <w:sz w:val="24"/>
          <w:szCs w:val="24"/>
          <w:lang w:val="sr-Cyrl-RS"/>
        </w:rPr>
        <w:t>backend</w:t>
      </w:r>
      <w:proofErr w:type="spellEnd"/>
      <w:r w:rsidR="005B344E" w:rsidRPr="00480820">
        <w:rPr>
          <w:sz w:val="24"/>
          <w:szCs w:val="24"/>
          <w:lang w:val="sr-Cyrl-RS"/>
        </w:rPr>
        <w:t>)</w:t>
      </w:r>
      <w:r w:rsidRPr="00480820">
        <w:rPr>
          <w:sz w:val="24"/>
          <w:szCs w:val="24"/>
          <w:lang w:val="sr-Cyrl-RS"/>
        </w:rPr>
        <w:t xml:space="preserve"> системима на </w:t>
      </w:r>
      <w:proofErr w:type="spellStart"/>
      <w:r w:rsidRPr="00480820">
        <w:rPr>
          <w:sz w:val="24"/>
          <w:szCs w:val="24"/>
          <w:lang w:val="sr-Cyrl-RS"/>
        </w:rPr>
        <w:t>највисем</w:t>
      </w:r>
      <w:proofErr w:type="spellEnd"/>
      <w:r w:rsidRPr="00480820">
        <w:rPr>
          <w:sz w:val="24"/>
          <w:szCs w:val="24"/>
          <w:lang w:val="sr-Cyrl-RS"/>
        </w:rPr>
        <w:t xml:space="preserve">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sidRPr="00480820">
        <w:rPr>
          <w:sz w:val="24"/>
          <w:szCs w:val="24"/>
          <w:lang w:val="sr-Cyrl-RS"/>
        </w:rPr>
        <w:t xml:space="preserve"> </w:t>
      </w:r>
    </w:p>
    <w:p w14:paraId="1EB09E28" w14:textId="12849079" w:rsidR="00971443" w:rsidRPr="00480820" w:rsidRDefault="00971443" w:rsidP="00302488">
      <w:pPr>
        <w:rPr>
          <w:sz w:val="24"/>
          <w:szCs w:val="24"/>
          <w:lang w:val="sr-Cyrl-RS"/>
        </w:rPr>
      </w:pPr>
      <w:r w:rsidRPr="00480820">
        <w:rPr>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Pr="00480820" w:rsidRDefault="00971443" w:rsidP="00302488">
      <w:pPr>
        <w:rPr>
          <w:sz w:val="24"/>
          <w:szCs w:val="24"/>
          <w:lang w:val="sr-Cyrl-RS"/>
        </w:rPr>
      </w:pPr>
    </w:p>
    <w:p w14:paraId="746437CD" w14:textId="4DBCAD53" w:rsidR="00971443" w:rsidRPr="00480820" w:rsidRDefault="00794E7C" w:rsidP="00794E7C">
      <w:pPr>
        <w:ind w:firstLine="720"/>
        <w:jc w:val="both"/>
        <w:rPr>
          <w:sz w:val="24"/>
          <w:szCs w:val="24"/>
          <w:lang w:val="sr-Cyrl-RS"/>
        </w:rPr>
      </w:pPr>
      <w:r w:rsidRPr="00480820">
        <w:rPr>
          <w:sz w:val="24"/>
          <w:szCs w:val="24"/>
          <w:lang w:val="sr-Cyrl-RS"/>
        </w:rPr>
        <w:t xml:space="preserve">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w:t>
      </w:r>
      <w:r w:rsidR="00A725F7" w:rsidRPr="00480820">
        <w:rPr>
          <w:sz w:val="24"/>
          <w:szCs w:val="24"/>
          <w:lang w:val="sr-Cyrl-RS"/>
        </w:rPr>
        <w:t xml:space="preserve">- </w:t>
      </w:r>
      <w:r w:rsidRPr="00480820">
        <w:rPr>
          <w:sz w:val="24"/>
          <w:szCs w:val="24"/>
          <w:lang w:val="sr-Cyrl-RS"/>
        </w:rPr>
        <w:t>Кина, Европа, Аустрали</w:t>
      </w:r>
      <w:r w:rsidR="00414928" w:rsidRPr="00480820">
        <w:rPr>
          <w:sz w:val="24"/>
          <w:szCs w:val="24"/>
          <w:lang w:val="sr-Cyrl-RS"/>
        </w:rPr>
        <w:t>ј</w:t>
      </w:r>
      <w:r w:rsidRPr="00480820">
        <w:rPr>
          <w:sz w:val="24"/>
          <w:szCs w:val="24"/>
          <w:lang w:val="sr-Cyrl-RS"/>
        </w:rPr>
        <w:t>а итд.</w:t>
      </w:r>
    </w:p>
    <w:p w14:paraId="3B60DA35" w14:textId="070CAAAA" w:rsidR="001E3D4B" w:rsidRPr="00480820" w:rsidRDefault="001E3D4B" w:rsidP="00302488">
      <w:pPr>
        <w:rPr>
          <w:sz w:val="24"/>
          <w:szCs w:val="24"/>
          <w:lang w:val="sr-Cyrl-RS"/>
        </w:rPr>
      </w:pPr>
      <w:r w:rsidRPr="00480820">
        <w:rPr>
          <w:sz w:val="24"/>
          <w:szCs w:val="24"/>
          <w:lang w:val="sr-Cyrl-RS"/>
        </w:rPr>
        <w:tab/>
      </w:r>
    </w:p>
    <w:p w14:paraId="0F6E008A" w14:textId="12F43223" w:rsidR="001E3D4B" w:rsidRPr="00480820" w:rsidRDefault="001E3D4B" w:rsidP="001E3D4B">
      <w:pPr>
        <w:pStyle w:val="Heading3"/>
        <w:numPr>
          <w:ilvl w:val="2"/>
          <w:numId w:val="20"/>
        </w:numPr>
        <w:rPr>
          <w:sz w:val="28"/>
          <w:szCs w:val="28"/>
          <w:lang w:val="sr-Cyrl-RS"/>
        </w:rPr>
      </w:pPr>
      <w:bookmarkStart w:id="434" w:name="_Toc178331720"/>
      <w:r w:rsidRPr="00480820">
        <w:rPr>
          <w:sz w:val="28"/>
          <w:szCs w:val="28"/>
          <w:lang w:val="sr-Cyrl-RS"/>
        </w:rPr>
        <w:t>Рањивост</w:t>
      </w:r>
      <w:bookmarkEnd w:id="434"/>
    </w:p>
    <w:p w14:paraId="4FC6725B" w14:textId="77777777" w:rsidR="00E84051" w:rsidRPr="00480820" w:rsidRDefault="00E84051" w:rsidP="00E84051">
      <w:pPr>
        <w:rPr>
          <w:sz w:val="24"/>
          <w:szCs w:val="24"/>
          <w:lang w:val="sr-Cyrl-RS"/>
        </w:rPr>
      </w:pPr>
    </w:p>
    <w:p w14:paraId="5D0D4E21" w14:textId="6B2186DF" w:rsidR="00121BBF" w:rsidRPr="00480820" w:rsidRDefault="00E84051" w:rsidP="00E84051">
      <w:pPr>
        <w:ind w:firstLine="720"/>
        <w:jc w:val="both"/>
        <w:rPr>
          <w:sz w:val="24"/>
          <w:szCs w:val="24"/>
          <w:lang w:val="sr-Cyrl-RS"/>
        </w:rPr>
      </w:pPr>
      <w:r w:rsidRPr="00480820">
        <w:rPr>
          <w:sz w:val="24"/>
          <w:szCs w:val="24"/>
          <w:lang w:val="sr-Cyrl-RS"/>
        </w:rPr>
        <w:t xml:space="preserve">Систем за управљање омогућава додавање нових и уређивање постојећих </w:t>
      </w:r>
      <w:proofErr w:type="spellStart"/>
      <w:r w:rsidRPr="00480820">
        <w:rPr>
          <w:sz w:val="24"/>
          <w:szCs w:val="24"/>
          <w:lang w:val="sr-Cyrl-RS"/>
        </w:rPr>
        <w:t>кориснилких</w:t>
      </w:r>
      <w:proofErr w:type="spellEnd"/>
      <w:r w:rsidRPr="00480820">
        <w:rPr>
          <w:sz w:val="24"/>
          <w:szCs w:val="24"/>
          <w:lang w:val="sr-Cyrl-RS"/>
        </w:rPr>
        <w:t xml:space="preserve">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Pr="00480820" w:rsidRDefault="00121BBF" w:rsidP="00121BBF">
      <w:pPr>
        <w:jc w:val="both"/>
        <w:rPr>
          <w:sz w:val="24"/>
          <w:szCs w:val="24"/>
          <w:lang w:val="sr-Cyrl-RS"/>
        </w:rPr>
      </w:pPr>
      <w:r w:rsidRPr="00480820">
        <w:rPr>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Pr="00480820" w:rsidRDefault="00121BBF" w:rsidP="00E84051">
      <w:pPr>
        <w:ind w:firstLine="720"/>
        <w:jc w:val="both"/>
        <w:rPr>
          <w:sz w:val="24"/>
          <w:szCs w:val="24"/>
          <w:lang w:val="sr-Cyrl-RS"/>
        </w:rPr>
      </w:pPr>
    </w:p>
    <w:p w14:paraId="143131D2" w14:textId="402477C2" w:rsidR="00E84051" w:rsidRPr="00480820" w:rsidRDefault="00E84051" w:rsidP="00E84051">
      <w:pPr>
        <w:ind w:firstLine="720"/>
        <w:jc w:val="both"/>
        <w:rPr>
          <w:sz w:val="24"/>
          <w:szCs w:val="24"/>
          <w:lang w:val="sr-Cyrl-RS"/>
        </w:rPr>
      </w:pPr>
      <w:r w:rsidRPr="00480820">
        <w:rPr>
          <w:sz w:val="24"/>
          <w:szCs w:val="24"/>
          <w:lang w:val="sr-Cyrl-RS"/>
        </w:rPr>
        <w:t xml:space="preserve"> Кроз ХТМЛ код веб сајта могуће је </w:t>
      </w:r>
      <w:proofErr w:type="spellStart"/>
      <w:r w:rsidRPr="00480820">
        <w:rPr>
          <w:sz w:val="24"/>
          <w:szCs w:val="24"/>
          <w:lang w:val="sr-Cyrl-RS"/>
        </w:rPr>
        <w:t>омогћити</w:t>
      </w:r>
      <w:proofErr w:type="spellEnd"/>
      <w:r w:rsidRPr="00480820">
        <w:rPr>
          <w:sz w:val="24"/>
          <w:szCs w:val="24"/>
          <w:lang w:val="sr-Cyrl-RS"/>
        </w:rPr>
        <w:t xml:space="preserve"> ту контролу и на овај начин нападач може да измени ниво било ког профила све до супер администратора. 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w:t>
      </w:r>
      <w:proofErr w:type="spellStart"/>
      <w:r w:rsidRPr="00480820">
        <w:rPr>
          <w:sz w:val="24"/>
          <w:szCs w:val="24"/>
          <w:lang w:val="sr-Cyrl-RS"/>
        </w:rPr>
        <w:t>системиа</w:t>
      </w:r>
      <w:proofErr w:type="spellEnd"/>
      <w:r w:rsidRPr="00480820">
        <w:rPr>
          <w:sz w:val="24"/>
          <w:szCs w:val="24"/>
          <w:lang w:val="sr-Cyrl-RS"/>
        </w:rPr>
        <w:t xml:space="preserve">. Што представља велики ризик, </w:t>
      </w:r>
      <w:proofErr w:type="spellStart"/>
      <w:r w:rsidRPr="00480820">
        <w:rPr>
          <w:sz w:val="24"/>
          <w:szCs w:val="24"/>
          <w:lang w:val="sr-Cyrl-RS"/>
        </w:rPr>
        <w:t>собзиром</w:t>
      </w:r>
      <w:proofErr w:type="spellEnd"/>
      <w:r w:rsidRPr="00480820">
        <w:rPr>
          <w:sz w:val="24"/>
          <w:szCs w:val="24"/>
          <w:lang w:val="sr-Cyrl-RS"/>
        </w:rPr>
        <w:t xml:space="preserve"> да има контролу над свиме.</w:t>
      </w:r>
    </w:p>
    <w:p w14:paraId="35C728DE" w14:textId="77777777" w:rsidR="00302488" w:rsidRPr="00480820" w:rsidRDefault="00302488" w:rsidP="00302488">
      <w:pPr>
        <w:rPr>
          <w:sz w:val="24"/>
          <w:szCs w:val="24"/>
          <w:lang w:val="sr-Cyrl-RS"/>
        </w:rPr>
      </w:pPr>
    </w:p>
    <w:p w14:paraId="0EA4AB67" w14:textId="77777777" w:rsidR="00CD54F5" w:rsidRPr="00480820" w:rsidRDefault="00CD54F5" w:rsidP="00302488">
      <w:pPr>
        <w:rPr>
          <w:sz w:val="24"/>
          <w:szCs w:val="24"/>
          <w:lang w:val="sr-Cyrl-RS"/>
        </w:rPr>
      </w:pPr>
    </w:p>
    <w:p w14:paraId="476A2675" w14:textId="77777777" w:rsidR="00CD54F5" w:rsidRPr="00480820" w:rsidRDefault="00CD54F5" w:rsidP="00302488">
      <w:pPr>
        <w:rPr>
          <w:sz w:val="24"/>
          <w:szCs w:val="24"/>
          <w:lang w:val="sr-Cyrl-RS"/>
        </w:rPr>
      </w:pPr>
    </w:p>
    <w:p w14:paraId="44C472BB" w14:textId="77777777" w:rsidR="00CD54F5" w:rsidRPr="00480820" w:rsidRDefault="00CD54F5" w:rsidP="00302488">
      <w:pPr>
        <w:rPr>
          <w:sz w:val="24"/>
          <w:szCs w:val="24"/>
          <w:lang w:val="sr-Cyrl-RS"/>
        </w:rPr>
      </w:pPr>
    </w:p>
    <w:p w14:paraId="2053CDC8" w14:textId="77777777" w:rsidR="00CD54F5" w:rsidRPr="00480820" w:rsidRDefault="00CD54F5" w:rsidP="00302488">
      <w:pPr>
        <w:rPr>
          <w:sz w:val="24"/>
          <w:szCs w:val="24"/>
          <w:lang w:val="sr-Cyrl-RS"/>
        </w:rPr>
      </w:pPr>
    </w:p>
    <w:p w14:paraId="063BCD1E" w14:textId="77777777" w:rsidR="00CD54F5" w:rsidRPr="00480820" w:rsidRDefault="00CD54F5" w:rsidP="00302488">
      <w:pPr>
        <w:rPr>
          <w:sz w:val="24"/>
          <w:szCs w:val="24"/>
          <w:lang w:val="sr-Cyrl-RS"/>
        </w:rPr>
      </w:pPr>
    </w:p>
    <w:p w14:paraId="7B3BBD3E" w14:textId="77777777" w:rsidR="00CD54F5" w:rsidRPr="00480820" w:rsidRDefault="00CD54F5" w:rsidP="00302488">
      <w:pPr>
        <w:rPr>
          <w:sz w:val="24"/>
          <w:szCs w:val="24"/>
          <w:lang w:val="sr-Cyrl-RS"/>
        </w:rPr>
      </w:pPr>
    </w:p>
    <w:p w14:paraId="20F0156B" w14:textId="77777777" w:rsidR="00CD54F5" w:rsidRPr="00480820" w:rsidRDefault="00CD54F5" w:rsidP="00302488">
      <w:pPr>
        <w:rPr>
          <w:sz w:val="24"/>
          <w:szCs w:val="24"/>
          <w:lang w:val="sr-Cyrl-RS"/>
        </w:rPr>
      </w:pPr>
    </w:p>
    <w:p w14:paraId="048456AF" w14:textId="77777777" w:rsidR="00CD54F5" w:rsidRPr="00480820" w:rsidRDefault="00CD54F5" w:rsidP="00302488">
      <w:pPr>
        <w:rPr>
          <w:sz w:val="24"/>
          <w:szCs w:val="24"/>
          <w:lang w:val="sr-Cyrl-RS"/>
        </w:rPr>
      </w:pPr>
    </w:p>
    <w:p w14:paraId="002D7839" w14:textId="77777777" w:rsidR="00812C9C" w:rsidRPr="00480820" w:rsidRDefault="00812C9C" w:rsidP="00302488">
      <w:pPr>
        <w:rPr>
          <w:sz w:val="24"/>
          <w:szCs w:val="24"/>
          <w:lang w:val="sr-Cyrl-RS"/>
        </w:rPr>
      </w:pPr>
    </w:p>
    <w:p w14:paraId="2622E1CA" w14:textId="77777777" w:rsidR="00CD54F5" w:rsidRPr="00480820" w:rsidRDefault="00CD54F5" w:rsidP="00302488">
      <w:pPr>
        <w:rPr>
          <w:sz w:val="24"/>
          <w:szCs w:val="24"/>
          <w:lang w:val="sr-Cyrl-RS"/>
        </w:rPr>
      </w:pPr>
    </w:p>
    <w:p w14:paraId="6C6F9B34" w14:textId="77777777" w:rsidR="00CD54F5" w:rsidRPr="00480820" w:rsidRDefault="00CD54F5" w:rsidP="00302488">
      <w:pPr>
        <w:rPr>
          <w:sz w:val="24"/>
          <w:szCs w:val="24"/>
          <w:lang w:val="sr-Cyrl-RS"/>
        </w:rPr>
      </w:pPr>
    </w:p>
    <w:p w14:paraId="313DF107" w14:textId="77777777" w:rsidR="00CD54F5" w:rsidRPr="00480820" w:rsidRDefault="00CD54F5" w:rsidP="00302488">
      <w:pPr>
        <w:rPr>
          <w:sz w:val="24"/>
          <w:szCs w:val="24"/>
          <w:lang w:val="sr-Cyrl-RS"/>
        </w:rPr>
      </w:pPr>
    </w:p>
    <w:p w14:paraId="6FE35317" w14:textId="164E1C92" w:rsidR="00121BBF" w:rsidRPr="00480820" w:rsidRDefault="00D7153A" w:rsidP="00302488">
      <w:pPr>
        <w:rPr>
          <w:sz w:val="24"/>
          <w:szCs w:val="24"/>
          <w:lang w:val="sr-Cyrl-RS"/>
        </w:rPr>
      </w:pPr>
      <w:r w:rsidRPr="00480820">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Pr="00480820" w:rsidRDefault="00CD54F5" w:rsidP="00302488">
      <w:pPr>
        <w:rPr>
          <w:sz w:val="24"/>
          <w:szCs w:val="24"/>
          <w:lang w:val="sr-Cyrl-RS"/>
        </w:rPr>
      </w:pPr>
    </w:p>
    <w:p w14:paraId="78110618" w14:textId="2E314207" w:rsidR="00E06C28" w:rsidRPr="00480820" w:rsidRDefault="007F0573" w:rsidP="007F0573">
      <w:pPr>
        <w:pStyle w:val="ListParagraph"/>
        <w:numPr>
          <w:ilvl w:val="0"/>
          <w:numId w:val="33"/>
        </w:numPr>
        <w:rPr>
          <w:sz w:val="24"/>
          <w:szCs w:val="24"/>
          <w:lang w:val="sr-Cyrl-RS"/>
        </w:rPr>
      </w:pPr>
      <w:r w:rsidRPr="00480820">
        <w:rPr>
          <w:sz w:val="24"/>
          <w:szCs w:val="24"/>
          <w:lang w:val="sr-Cyrl-RS"/>
        </w:rPr>
        <w:t xml:space="preserve">Читање, брисање или модификацију било ког корисничког профила унутар </w:t>
      </w:r>
      <w:proofErr w:type="spellStart"/>
      <w:r w:rsidRPr="00480820">
        <w:rPr>
          <w:sz w:val="24"/>
          <w:szCs w:val="24"/>
          <w:lang w:val="sr-Cyrl-RS"/>
        </w:rPr>
        <w:t>иСЦ</w:t>
      </w:r>
      <w:proofErr w:type="spellEnd"/>
      <w:r w:rsidR="007A057B" w:rsidRPr="00480820">
        <w:rPr>
          <w:sz w:val="24"/>
          <w:szCs w:val="24"/>
          <w:lang w:val="sr-Cyrl-RS"/>
        </w:rPr>
        <w:t xml:space="preserve"> система</w:t>
      </w:r>
    </w:p>
    <w:p w14:paraId="7BE94E93" w14:textId="2551615A" w:rsidR="00CD54F5" w:rsidRPr="00480820" w:rsidRDefault="00CD54F5" w:rsidP="00CD54F5">
      <w:pPr>
        <w:rPr>
          <w:sz w:val="24"/>
          <w:szCs w:val="24"/>
          <w:lang w:val="sr-Cyrl-RS"/>
        </w:rPr>
      </w:pPr>
      <w:r w:rsidRPr="00480820">
        <w:rPr>
          <w:sz w:val="24"/>
          <w:szCs w:val="24"/>
          <w:lang w:val="sr-Cyrl-RS"/>
        </w:rPr>
        <w:drawing>
          <wp:anchor distT="0" distB="0" distL="114300" distR="114300" simplePos="0" relativeHeight="251679744" behindDoc="1" locked="0" layoutInCell="1" allowOverlap="1" wp14:anchorId="56EE7FB1" wp14:editId="30F16523">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480820" w:rsidRDefault="00CD54F5" w:rsidP="00CD54F5">
      <w:pPr>
        <w:rPr>
          <w:sz w:val="24"/>
          <w:szCs w:val="24"/>
          <w:lang w:val="sr-Cyrl-RS"/>
        </w:rPr>
      </w:pPr>
    </w:p>
    <w:p w14:paraId="56808F29" w14:textId="1BD05DB1" w:rsidR="007A057B" w:rsidRPr="00480820" w:rsidRDefault="007A057B" w:rsidP="007F0573">
      <w:pPr>
        <w:pStyle w:val="ListParagraph"/>
        <w:numPr>
          <w:ilvl w:val="0"/>
          <w:numId w:val="33"/>
        </w:numPr>
        <w:rPr>
          <w:sz w:val="24"/>
          <w:szCs w:val="24"/>
          <w:lang w:val="sr-Cyrl-RS"/>
        </w:rPr>
      </w:pPr>
      <w:r w:rsidRPr="00480820">
        <w:rPr>
          <w:sz w:val="24"/>
          <w:szCs w:val="24"/>
          <w:lang w:val="sr-Cyrl-RS"/>
        </w:rPr>
        <w:t xml:space="preserve">Читање, брисање или модификација било које електране унутар </w:t>
      </w:r>
      <w:proofErr w:type="spellStart"/>
      <w:r w:rsidRPr="00480820">
        <w:rPr>
          <w:sz w:val="24"/>
          <w:szCs w:val="24"/>
          <w:lang w:val="sr-Cyrl-RS"/>
        </w:rPr>
        <w:t>иСЦ</w:t>
      </w:r>
      <w:proofErr w:type="spellEnd"/>
      <w:r w:rsidRPr="00480820">
        <w:rPr>
          <w:sz w:val="24"/>
          <w:szCs w:val="24"/>
          <w:lang w:val="sr-Cyrl-RS"/>
        </w:rPr>
        <w:t xml:space="preserve"> система</w:t>
      </w:r>
    </w:p>
    <w:p w14:paraId="28BE9FCF" w14:textId="77777777" w:rsidR="00302488" w:rsidRPr="00480820" w:rsidRDefault="00302488" w:rsidP="00302488">
      <w:pPr>
        <w:rPr>
          <w:sz w:val="24"/>
          <w:szCs w:val="24"/>
          <w:lang w:val="sr-Cyrl-RS"/>
        </w:rPr>
      </w:pPr>
    </w:p>
    <w:p w14:paraId="6464FADB" w14:textId="3E1073EA" w:rsidR="00302488" w:rsidRPr="00480820" w:rsidRDefault="00CD54F5" w:rsidP="00302488">
      <w:pPr>
        <w:rPr>
          <w:sz w:val="24"/>
          <w:szCs w:val="24"/>
          <w:lang w:val="sr-Cyrl-RS"/>
        </w:rPr>
      </w:pPr>
      <w:r w:rsidRPr="00480820">
        <w:rPr>
          <w:sz w:val="24"/>
          <w:szCs w:val="24"/>
          <w:lang w:val="sr-Cyrl-RS"/>
        </w:rPr>
        <w:drawing>
          <wp:anchor distT="0" distB="0" distL="114300" distR="114300" simplePos="0" relativeHeight="251680768" behindDoc="1" locked="0" layoutInCell="1" allowOverlap="1" wp14:anchorId="358CDA34" wp14:editId="5BB7B040">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Pr="00480820" w:rsidRDefault="00143375" w:rsidP="000727B2">
      <w:pPr>
        <w:ind w:firstLine="720"/>
        <w:jc w:val="both"/>
        <w:rPr>
          <w:sz w:val="24"/>
          <w:szCs w:val="24"/>
          <w:lang w:val="sr-Cyrl-RS"/>
        </w:rPr>
      </w:pPr>
    </w:p>
    <w:p w14:paraId="48868120" w14:textId="55544F0B" w:rsidR="00302488" w:rsidRPr="00480820" w:rsidRDefault="00AB1121" w:rsidP="000727B2">
      <w:pPr>
        <w:ind w:firstLine="720"/>
        <w:jc w:val="both"/>
        <w:rPr>
          <w:sz w:val="24"/>
          <w:szCs w:val="24"/>
          <w:lang w:val="sr-Cyrl-RS"/>
        </w:rPr>
      </w:pPr>
      <w:r w:rsidRPr="00480820">
        <w:rPr>
          <w:sz w:val="24"/>
          <w:szCs w:val="24"/>
          <w:lang w:val="sr-Cyrl-RS"/>
        </w:rPr>
        <w:t xml:space="preserve">Овај тип привилегија ради у свим регионима </w:t>
      </w:r>
      <w:proofErr w:type="spellStart"/>
      <w:r w:rsidRPr="00480820">
        <w:rPr>
          <w:sz w:val="24"/>
          <w:szCs w:val="24"/>
          <w:lang w:val="sr-Cyrl-RS"/>
        </w:rPr>
        <w:t>иСЦ-еа</w:t>
      </w:r>
      <w:proofErr w:type="spellEnd"/>
      <w:r w:rsidRPr="00480820">
        <w:rPr>
          <w:sz w:val="24"/>
          <w:szCs w:val="24"/>
          <w:lang w:val="sr-Cyrl-RS"/>
        </w:rPr>
        <w:t xml:space="preserve">. Нападач чак не мора да </w:t>
      </w:r>
      <w:proofErr w:type="spellStart"/>
      <w:r w:rsidRPr="00480820">
        <w:rPr>
          <w:sz w:val="24"/>
          <w:szCs w:val="24"/>
          <w:lang w:val="sr-Cyrl-RS"/>
        </w:rPr>
        <w:t>посадује</w:t>
      </w:r>
      <w:proofErr w:type="spellEnd"/>
      <w:r w:rsidRPr="00480820">
        <w:rPr>
          <w:sz w:val="24"/>
          <w:szCs w:val="24"/>
          <w:lang w:val="sr-Cyrl-RS"/>
        </w:rPr>
        <w:t xml:space="preserve"> </w:t>
      </w:r>
      <w:proofErr w:type="spellStart"/>
      <w:r w:rsidRPr="00480820">
        <w:rPr>
          <w:sz w:val="24"/>
          <w:szCs w:val="24"/>
          <w:lang w:val="sr-Cyrl-RS"/>
        </w:rPr>
        <w:t>Сангроу</w:t>
      </w:r>
      <w:proofErr w:type="spellEnd"/>
      <w:r w:rsidRPr="00480820">
        <w:rPr>
          <w:sz w:val="24"/>
          <w:szCs w:val="24"/>
          <w:lang w:val="sr-Cyrl-RS"/>
        </w:rPr>
        <w:t xml:space="preserve"> хардвер или да се налази у истом региону као циљ напада, пошто нови корисници могу бити креирани произвољно.</w:t>
      </w:r>
    </w:p>
    <w:p w14:paraId="5872FFFB" w14:textId="77D37461" w:rsidR="00302488" w:rsidRPr="00480820" w:rsidRDefault="00302488" w:rsidP="00302488">
      <w:pPr>
        <w:rPr>
          <w:sz w:val="24"/>
          <w:szCs w:val="24"/>
          <w:lang w:val="sr-Cyrl-RS"/>
        </w:rPr>
      </w:pPr>
    </w:p>
    <w:p w14:paraId="5F2DF44D" w14:textId="101E30BB" w:rsidR="00256B32" w:rsidRPr="00480820" w:rsidRDefault="00392142" w:rsidP="00256B32">
      <w:pPr>
        <w:pStyle w:val="Heading2"/>
        <w:numPr>
          <w:ilvl w:val="1"/>
          <w:numId w:val="20"/>
        </w:numPr>
        <w:rPr>
          <w:rFonts w:ascii="Times New Roman" w:hAnsi="Times New Roman" w:cs="Times New Roman"/>
          <w:b/>
          <w:bCs/>
          <w:color w:val="auto"/>
          <w:sz w:val="28"/>
          <w:szCs w:val="28"/>
          <w:lang w:val="sr-Cyrl-RS"/>
        </w:rPr>
      </w:pPr>
      <w:bookmarkStart w:id="435" w:name="_Toc178331721"/>
      <w:r w:rsidRPr="00480820">
        <w:rPr>
          <w:rFonts w:ascii="Times New Roman" w:hAnsi="Times New Roman" w:cs="Times New Roman"/>
          <w:color w:val="auto"/>
          <w:sz w:val="28"/>
          <w:szCs w:val="28"/>
          <w:lang w:val="sr-Cyrl-RS"/>
        </w:rPr>
        <w:lastRenderedPageBreak/>
        <w:t xml:space="preserve">Рањивости </w:t>
      </w:r>
      <w:proofErr w:type="spellStart"/>
      <w:r w:rsidR="002871E5" w:rsidRPr="00480820">
        <w:rPr>
          <w:rFonts w:ascii="Times New Roman" w:hAnsi="Times New Roman" w:cs="Times New Roman"/>
          <w:color w:val="auto"/>
          <w:sz w:val="28"/>
          <w:szCs w:val="28"/>
          <w:lang w:val="sr-Cyrl-RS"/>
        </w:rPr>
        <w:t>Енфејз</w:t>
      </w:r>
      <w:proofErr w:type="spellEnd"/>
      <w:r w:rsidR="002871E5" w:rsidRPr="00480820">
        <w:rPr>
          <w:rFonts w:ascii="Times New Roman" w:hAnsi="Times New Roman" w:cs="Times New Roman"/>
          <w:color w:val="auto"/>
          <w:sz w:val="28"/>
          <w:szCs w:val="28"/>
          <w:lang w:val="sr-Cyrl-RS"/>
        </w:rPr>
        <w:t xml:space="preserve"> </w:t>
      </w:r>
      <w:r w:rsidRPr="00480820">
        <w:rPr>
          <w:rFonts w:ascii="Times New Roman" w:hAnsi="Times New Roman" w:cs="Times New Roman"/>
          <w:color w:val="auto"/>
          <w:sz w:val="28"/>
          <w:szCs w:val="28"/>
          <w:lang w:val="sr-Cyrl-RS"/>
        </w:rPr>
        <w:t>(</w:t>
      </w:r>
      <w:proofErr w:type="spellStart"/>
      <w:r w:rsidR="002871E5" w:rsidRPr="00480820">
        <w:rPr>
          <w:rFonts w:ascii="Times New Roman" w:hAnsi="Times New Roman" w:cs="Times New Roman"/>
          <w:color w:val="auto"/>
          <w:sz w:val="28"/>
          <w:szCs w:val="28"/>
          <w:lang w:val="sr-Cyrl-RS"/>
        </w:rPr>
        <w:t>Enphase</w:t>
      </w:r>
      <w:proofErr w:type="spellEnd"/>
      <w:r w:rsidRPr="00480820">
        <w:rPr>
          <w:rFonts w:ascii="Times New Roman" w:hAnsi="Times New Roman" w:cs="Times New Roman"/>
          <w:color w:val="auto"/>
          <w:sz w:val="28"/>
          <w:szCs w:val="28"/>
          <w:lang w:val="sr-Cyrl-RS"/>
        </w:rPr>
        <w:t>) соларне опреме</w:t>
      </w:r>
      <w:bookmarkEnd w:id="435"/>
    </w:p>
    <w:p w14:paraId="47AA5473" w14:textId="1564D5A7" w:rsidR="00256B32" w:rsidRPr="00480820" w:rsidRDefault="00256B32" w:rsidP="00256B32">
      <w:pPr>
        <w:ind w:left="720"/>
        <w:rPr>
          <w:sz w:val="24"/>
          <w:szCs w:val="24"/>
          <w:lang w:val="sr-Cyrl-RS"/>
        </w:rPr>
      </w:pPr>
    </w:p>
    <w:p w14:paraId="52FE2988" w14:textId="201D995D" w:rsidR="005D49AB" w:rsidRPr="00480820" w:rsidRDefault="00EE04F8" w:rsidP="005D49AB">
      <w:pPr>
        <w:ind w:firstLine="720"/>
        <w:jc w:val="both"/>
        <w:rPr>
          <w:sz w:val="24"/>
          <w:szCs w:val="24"/>
          <w:lang w:val="sr-Cyrl-RS"/>
        </w:rPr>
      </w:pPr>
      <w:r w:rsidRPr="00480820">
        <w:rPr>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proofErr w:type="spellStart"/>
      <w:r w:rsidR="005D49AB" w:rsidRPr="00480820">
        <w:rPr>
          <w:sz w:val="24"/>
          <w:szCs w:val="24"/>
          <w:lang w:val="sr-Cyrl-RS"/>
        </w:rPr>
        <w:t>Енфејз</w:t>
      </w:r>
      <w:proofErr w:type="spellEnd"/>
      <w:r w:rsidR="005D49AB" w:rsidRPr="00480820">
        <w:rPr>
          <w:sz w:val="24"/>
          <w:szCs w:val="24"/>
          <w:lang w:val="sr-Cyrl-RS"/>
        </w:rPr>
        <w:t xml:space="preserve"> (</w:t>
      </w:r>
      <w:proofErr w:type="spellStart"/>
      <w:r w:rsidR="005D49AB" w:rsidRPr="00480820">
        <w:rPr>
          <w:sz w:val="24"/>
          <w:szCs w:val="24"/>
          <w:lang w:val="sr-Cyrl-RS"/>
        </w:rPr>
        <w:t>Enphase</w:t>
      </w:r>
      <w:proofErr w:type="spellEnd"/>
      <w:r w:rsidR="005D49AB" w:rsidRPr="00480820">
        <w:rPr>
          <w:sz w:val="24"/>
          <w:szCs w:val="24"/>
          <w:lang w:val="sr-Cyrl-RS"/>
        </w:rPr>
        <w:t>)</w:t>
      </w:r>
      <w:r w:rsidR="002B4786" w:rsidRPr="00480820">
        <w:rPr>
          <w:sz w:val="24"/>
          <w:szCs w:val="24"/>
          <w:lang w:val="sr-Cyrl-RS"/>
        </w:rPr>
        <w:t xml:space="preserve"> је</w:t>
      </w:r>
      <w:r w:rsidR="005D49AB" w:rsidRPr="00480820">
        <w:rPr>
          <w:sz w:val="24"/>
          <w:szCs w:val="24"/>
          <w:lang w:val="sr-Cyrl-RS"/>
        </w:rPr>
        <w:t xml:space="preserve"> Америчка компанија која производи производе за производњу,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Pr="00480820" w:rsidRDefault="005D49AB" w:rsidP="005D49AB">
      <w:pPr>
        <w:ind w:firstLine="720"/>
        <w:jc w:val="both"/>
        <w:rPr>
          <w:sz w:val="24"/>
          <w:szCs w:val="24"/>
          <w:lang w:val="sr-Cyrl-RS"/>
        </w:rPr>
      </w:pPr>
    </w:p>
    <w:p w14:paraId="03B40E10" w14:textId="5312481B" w:rsidR="008C279C" w:rsidRPr="00480820" w:rsidRDefault="00784BCF" w:rsidP="00223953">
      <w:pPr>
        <w:ind w:firstLine="720"/>
        <w:jc w:val="both"/>
        <w:rPr>
          <w:sz w:val="24"/>
          <w:szCs w:val="24"/>
          <w:lang w:val="sr-Cyrl-RS"/>
        </w:rPr>
      </w:pPr>
      <w:r w:rsidRPr="00480820">
        <w:rPr>
          <w:sz w:val="24"/>
          <w:szCs w:val="24"/>
          <w:lang w:val="sr-Cyrl-RS"/>
        </w:rPr>
        <w:t xml:space="preserve">Истраживањем неколико независних </w:t>
      </w:r>
      <w:proofErr w:type="spellStart"/>
      <w:r w:rsidRPr="00480820">
        <w:rPr>
          <w:sz w:val="24"/>
          <w:szCs w:val="24"/>
          <w:lang w:val="sr-Cyrl-RS"/>
        </w:rPr>
        <w:t>лабараторија</w:t>
      </w:r>
      <w:proofErr w:type="spellEnd"/>
      <w:r w:rsidRPr="00480820">
        <w:rPr>
          <w:sz w:val="24"/>
          <w:szCs w:val="24"/>
          <w:lang w:val="sr-Cyrl-RS"/>
        </w:rPr>
        <w:t xml:space="preserve"> ИНЛ, ДИВД, ЦИСА</w:t>
      </w:r>
      <w:r w:rsidR="008C279C" w:rsidRPr="00480820">
        <w:rPr>
          <w:sz w:val="24"/>
          <w:szCs w:val="24"/>
          <w:lang w:val="sr-Cyrl-RS"/>
        </w:rPr>
        <w:t xml:space="preserve"> на </w:t>
      </w:r>
      <w:proofErr w:type="spellStart"/>
      <w:r w:rsidR="008C279C" w:rsidRPr="00480820">
        <w:rPr>
          <w:sz w:val="24"/>
          <w:szCs w:val="24"/>
          <w:lang w:val="sr-Cyrl-RS"/>
        </w:rPr>
        <w:t>Енфејз</w:t>
      </w:r>
      <w:proofErr w:type="spellEnd"/>
      <w:r w:rsidR="008C279C" w:rsidRPr="00480820">
        <w:rPr>
          <w:sz w:val="24"/>
          <w:szCs w:val="24"/>
          <w:lang w:val="sr-Cyrl-RS"/>
        </w:rPr>
        <w:t xml:space="preserve"> (</w:t>
      </w:r>
      <w:proofErr w:type="spellStart"/>
      <w:r w:rsidR="008C279C" w:rsidRPr="00480820">
        <w:rPr>
          <w:sz w:val="24"/>
          <w:szCs w:val="24"/>
          <w:lang w:val="sr-Cyrl-RS"/>
        </w:rPr>
        <w:t>Enphase</w:t>
      </w:r>
      <w:proofErr w:type="spellEnd"/>
      <w:r w:rsidR="008C279C" w:rsidRPr="00480820">
        <w:rPr>
          <w:sz w:val="24"/>
          <w:szCs w:val="24"/>
          <w:lang w:val="sr-Cyrl-RS"/>
        </w:rPr>
        <w:t xml:space="preserve">) уређајима </w:t>
      </w:r>
      <w:r w:rsidRPr="00480820">
        <w:rPr>
          <w:sz w:val="24"/>
          <w:szCs w:val="24"/>
          <w:lang w:val="sr-Cyrl-RS"/>
        </w:rPr>
        <w:t>дошло</w:t>
      </w:r>
      <w:r w:rsidR="003E7A69" w:rsidRPr="00480820">
        <w:rPr>
          <w:sz w:val="24"/>
          <w:szCs w:val="24"/>
          <w:lang w:val="sr-Cyrl-RS"/>
        </w:rPr>
        <w:t xml:space="preserve"> је до откривања неколико типова рањивости, на основу чега су и груписане.</w:t>
      </w:r>
      <w:r w:rsidRPr="00480820">
        <w:rPr>
          <w:sz w:val="24"/>
          <w:szCs w:val="24"/>
          <w:lang w:val="sr-Cyrl-RS"/>
        </w:rPr>
        <w:t xml:space="preserve"> </w:t>
      </w:r>
    </w:p>
    <w:p w14:paraId="61E65531" w14:textId="77777777" w:rsidR="00223953" w:rsidRPr="00480820" w:rsidRDefault="00223953" w:rsidP="00223953">
      <w:pPr>
        <w:ind w:firstLine="720"/>
        <w:jc w:val="both"/>
        <w:rPr>
          <w:sz w:val="24"/>
          <w:szCs w:val="24"/>
          <w:lang w:val="sr-Cyrl-RS"/>
        </w:rPr>
      </w:pPr>
    </w:p>
    <w:p w14:paraId="49184FB2" w14:textId="73488447" w:rsidR="00223953" w:rsidRPr="00480820" w:rsidRDefault="00223953" w:rsidP="00223953">
      <w:pPr>
        <w:ind w:firstLine="720"/>
        <w:jc w:val="both"/>
        <w:rPr>
          <w:sz w:val="24"/>
          <w:szCs w:val="24"/>
          <w:lang w:val="sr-Cyrl-RS"/>
        </w:rPr>
      </w:pPr>
      <w:r w:rsidRPr="00480820">
        <w:rPr>
          <w:sz w:val="24"/>
          <w:szCs w:val="24"/>
          <w:lang w:val="sr-Cyrl-RS"/>
        </w:rPr>
        <w:t>Рањивости су груписане:</w:t>
      </w:r>
    </w:p>
    <w:p w14:paraId="44EF6880" w14:textId="77777777" w:rsidR="009D03BE" w:rsidRPr="00480820" w:rsidRDefault="009D03BE" w:rsidP="005B7F34">
      <w:pPr>
        <w:jc w:val="both"/>
        <w:rPr>
          <w:sz w:val="24"/>
          <w:szCs w:val="24"/>
          <w:lang w:val="sr-Cyrl-RS"/>
        </w:rPr>
      </w:pPr>
    </w:p>
    <w:p w14:paraId="578051E9" w14:textId="2E84F833" w:rsidR="005B7F34" w:rsidRPr="00480820" w:rsidRDefault="005B7F34" w:rsidP="005D74B9">
      <w:pPr>
        <w:pStyle w:val="ListParagraph"/>
        <w:numPr>
          <w:ilvl w:val="0"/>
          <w:numId w:val="33"/>
        </w:numPr>
        <w:jc w:val="both"/>
        <w:rPr>
          <w:sz w:val="24"/>
          <w:szCs w:val="24"/>
          <w:lang w:val="sr-Cyrl-RS"/>
        </w:rPr>
      </w:pPr>
      <w:r w:rsidRPr="00480820">
        <w:rPr>
          <w:sz w:val="24"/>
          <w:szCs w:val="24"/>
          <w:lang w:val="sr-Cyrl-RS"/>
        </w:rPr>
        <w:t>CVE-2023-32274 –</w:t>
      </w:r>
      <w:r w:rsidR="00984270" w:rsidRPr="00480820">
        <w:rPr>
          <w:sz w:val="24"/>
          <w:szCs w:val="24"/>
          <w:lang w:val="sr-Cyrl-RS"/>
        </w:rPr>
        <w:t xml:space="preserve"> </w:t>
      </w:r>
      <w:r w:rsidRPr="00480820">
        <w:rPr>
          <w:sz w:val="24"/>
          <w:szCs w:val="24"/>
          <w:lang w:val="sr-Cyrl-RS"/>
        </w:rPr>
        <w:t xml:space="preserve">на мобилна апликација за </w:t>
      </w:r>
      <w:proofErr w:type="spellStart"/>
      <w:r w:rsidRPr="00480820">
        <w:rPr>
          <w:sz w:val="24"/>
          <w:szCs w:val="24"/>
          <w:lang w:val="sr-Cyrl-RS"/>
        </w:rPr>
        <w:t>иницијализовање</w:t>
      </w:r>
      <w:proofErr w:type="spellEnd"/>
      <w:r w:rsidRPr="00480820">
        <w:rPr>
          <w:sz w:val="24"/>
          <w:szCs w:val="24"/>
          <w:lang w:val="sr-Cyrl-RS"/>
        </w:rPr>
        <w:t xml:space="preserve">, конфигурацију и инсталацију </w:t>
      </w:r>
      <w:proofErr w:type="spellStart"/>
      <w:r w:rsidRPr="00480820">
        <w:rPr>
          <w:sz w:val="24"/>
          <w:szCs w:val="24"/>
          <w:lang w:val="sr-Cyrl-RS"/>
        </w:rPr>
        <w:t>Енфејз</w:t>
      </w:r>
      <w:proofErr w:type="spellEnd"/>
      <w:r w:rsidRPr="00480820">
        <w:rPr>
          <w:sz w:val="24"/>
          <w:szCs w:val="24"/>
          <w:lang w:val="sr-Cyrl-RS"/>
        </w:rPr>
        <w:t xml:space="preserve"> система (</w:t>
      </w:r>
      <w:proofErr w:type="spellStart"/>
      <w:r w:rsidRPr="00480820">
        <w:rPr>
          <w:sz w:val="24"/>
          <w:szCs w:val="24"/>
          <w:lang w:val="sr-Cyrl-RS"/>
        </w:rPr>
        <w:t>Енфејз</w:t>
      </w:r>
      <w:proofErr w:type="spellEnd"/>
      <w:r w:rsidRPr="00480820">
        <w:rPr>
          <w:sz w:val="24"/>
          <w:szCs w:val="24"/>
          <w:lang w:val="sr-Cyrl-RS"/>
        </w:rPr>
        <w:t xml:space="preserve"> алат за инсталацију (</w:t>
      </w:r>
      <w:proofErr w:type="spellStart"/>
      <w:r w:rsidRPr="00480820">
        <w:rPr>
          <w:sz w:val="24"/>
          <w:szCs w:val="24"/>
          <w:lang w:val="sr-Cyrl-RS"/>
        </w:rPr>
        <w:t>Enphase</w:t>
      </w:r>
      <w:proofErr w:type="spellEnd"/>
      <w:r w:rsidRPr="00480820">
        <w:rPr>
          <w:sz w:val="24"/>
          <w:szCs w:val="24"/>
          <w:lang w:val="sr-Cyrl-RS"/>
        </w:rPr>
        <w:t xml:space="preserve"> </w:t>
      </w:r>
      <w:proofErr w:type="spellStart"/>
      <w:r w:rsidRPr="00480820">
        <w:rPr>
          <w:sz w:val="24"/>
          <w:szCs w:val="24"/>
          <w:lang w:val="sr-Cyrl-RS"/>
        </w:rPr>
        <w:t>Installer</w:t>
      </w:r>
      <w:proofErr w:type="spellEnd"/>
      <w:r w:rsidRPr="00480820">
        <w:rPr>
          <w:sz w:val="24"/>
          <w:szCs w:val="24"/>
          <w:lang w:val="sr-Cyrl-RS"/>
        </w:rPr>
        <w:t xml:space="preserve"> </w:t>
      </w:r>
      <w:proofErr w:type="spellStart"/>
      <w:r w:rsidRPr="00480820">
        <w:rPr>
          <w:sz w:val="24"/>
          <w:szCs w:val="24"/>
          <w:lang w:val="sr-Cyrl-RS"/>
        </w:rPr>
        <w:t>Toolkit</w:t>
      </w:r>
      <w:proofErr w:type="spellEnd"/>
      <w:r w:rsidRPr="00480820">
        <w:rPr>
          <w:sz w:val="24"/>
          <w:szCs w:val="24"/>
          <w:lang w:val="sr-Cyrl-RS"/>
        </w:rPr>
        <w:t>))</w:t>
      </w:r>
      <w:r w:rsidR="00EE04F8" w:rsidRPr="00480820">
        <w:rPr>
          <w:sz w:val="24"/>
          <w:szCs w:val="24"/>
          <w:lang w:val="sr-Cyrl-RS"/>
        </w:rPr>
        <w:t xml:space="preserve">. Апликација омогућава кориснику да повеже </w:t>
      </w:r>
      <w:proofErr w:type="spellStart"/>
      <w:r w:rsidR="00EE04F8" w:rsidRPr="00480820">
        <w:rPr>
          <w:sz w:val="24"/>
          <w:szCs w:val="24"/>
          <w:lang w:val="sr-Cyrl-RS"/>
        </w:rPr>
        <w:t>Енфејз</w:t>
      </w:r>
      <w:proofErr w:type="spellEnd"/>
      <w:r w:rsidR="00EE04F8" w:rsidRPr="00480820">
        <w:rPr>
          <w:sz w:val="24"/>
          <w:szCs w:val="24"/>
          <w:lang w:val="sr-Cyrl-RS"/>
        </w:rPr>
        <w:t xml:space="preserve"> </w:t>
      </w:r>
      <w:proofErr w:type="spellStart"/>
      <w:r w:rsidR="00EE04F8" w:rsidRPr="00480820">
        <w:rPr>
          <w:sz w:val="24"/>
          <w:szCs w:val="24"/>
          <w:lang w:val="sr-Cyrl-RS"/>
        </w:rPr>
        <w:t>Енвој</w:t>
      </w:r>
      <w:proofErr w:type="spellEnd"/>
      <w:r w:rsidR="00EE04F8" w:rsidRPr="00480820">
        <w:rPr>
          <w:sz w:val="24"/>
          <w:szCs w:val="24"/>
          <w:lang w:val="sr-Cyrl-RS"/>
        </w:rPr>
        <w:t xml:space="preserve"> претварач на </w:t>
      </w:r>
      <w:proofErr w:type="spellStart"/>
      <w:r w:rsidR="00EE04F8" w:rsidRPr="00480820">
        <w:rPr>
          <w:sz w:val="24"/>
          <w:szCs w:val="24"/>
          <w:lang w:val="sr-Cyrl-RS"/>
        </w:rPr>
        <w:t>гејтве</w:t>
      </w:r>
      <w:r w:rsidR="004929FF" w:rsidRPr="00480820">
        <w:rPr>
          <w:sz w:val="24"/>
          <w:szCs w:val="24"/>
          <w:lang w:val="sr-Cyrl-RS"/>
        </w:rPr>
        <w:t>ј</w:t>
      </w:r>
      <w:proofErr w:type="spellEnd"/>
      <w:r w:rsidR="00EE04F8" w:rsidRPr="00480820">
        <w:rPr>
          <w:sz w:val="24"/>
          <w:szCs w:val="24"/>
          <w:lang w:val="sr-Cyrl-RS"/>
        </w:rPr>
        <w:t xml:space="preserve"> (</w:t>
      </w:r>
      <w:proofErr w:type="spellStart"/>
      <w:r w:rsidR="00EE04F8" w:rsidRPr="00480820">
        <w:rPr>
          <w:sz w:val="24"/>
          <w:szCs w:val="24"/>
          <w:lang w:val="sr-Cyrl-RS"/>
        </w:rPr>
        <w:t>gateway</w:t>
      </w:r>
      <w:proofErr w:type="spellEnd"/>
      <w:r w:rsidR="00EE04F8" w:rsidRPr="00480820">
        <w:rPr>
          <w:sz w:val="24"/>
          <w:szCs w:val="24"/>
          <w:lang w:val="sr-Cyrl-RS"/>
        </w:rPr>
        <w:t>)</w:t>
      </w:r>
      <w:r w:rsidR="00EB1C80" w:rsidRPr="00480820">
        <w:rPr>
          <w:sz w:val="24"/>
          <w:szCs w:val="24"/>
          <w:lang w:val="sr-Cyrl-RS"/>
        </w:rPr>
        <w:t xml:space="preserve"> путем бежичне мреже и мониторинг система.</w:t>
      </w:r>
      <w:r w:rsidR="00C61F04" w:rsidRPr="00480820">
        <w:rPr>
          <w:sz w:val="24"/>
          <w:szCs w:val="24"/>
          <w:lang w:val="sr-Cyrl-RS"/>
        </w:rPr>
        <w:t xml:space="preserve"> Пронађено је да верзија 3.27.0 и касније верзије андроид апликације садрже </w:t>
      </w:r>
      <w:proofErr w:type="spellStart"/>
      <w:r w:rsidR="00C61F04" w:rsidRPr="00480820">
        <w:rPr>
          <w:sz w:val="24"/>
          <w:szCs w:val="24"/>
          <w:lang w:val="sr-Cyrl-RS"/>
        </w:rPr>
        <w:t>хардкодиране</w:t>
      </w:r>
      <w:proofErr w:type="spellEnd"/>
      <w:r w:rsidR="00C61F04" w:rsidRPr="00480820">
        <w:rPr>
          <w:sz w:val="24"/>
          <w:szCs w:val="24"/>
          <w:lang w:val="sr-Cyrl-RS"/>
        </w:rPr>
        <w:t xml:space="preserve"> </w:t>
      </w:r>
      <w:proofErr w:type="spellStart"/>
      <w:r w:rsidR="00C61F04" w:rsidRPr="00480820">
        <w:rPr>
          <w:sz w:val="24"/>
          <w:szCs w:val="24"/>
          <w:lang w:val="sr-Cyrl-RS"/>
        </w:rPr>
        <w:t>креденцијале</w:t>
      </w:r>
      <w:proofErr w:type="spellEnd"/>
      <w:r w:rsidR="00C61F04" w:rsidRPr="00480820">
        <w:rPr>
          <w:sz w:val="24"/>
          <w:szCs w:val="24"/>
          <w:lang w:val="sr-Cyrl-RS"/>
        </w:rPr>
        <w:t>, који могу бити употребљени у сврху напада.</w:t>
      </w:r>
    </w:p>
    <w:p w14:paraId="7040DDAD" w14:textId="77777777" w:rsidR="005B7F34" w:rsidRPr="00480820" w:rsidRDefault="005B7F34" w:rsidP="005B7F34">
      <w:pPr>
        <w:pStyle w:val="ListParagraph"/>
        <w:ind w:left="1440"/>
        <w:jc w:val="both"/>
        <w:rPr>
          <w:sz w:val="24"/>
          <w:szCs w:val="24"/>
          <w:lang w:val="sr-Cyrl-RS"/>
        </w:rPr>
      </w:pPr>
    </w:p>
    <w:p w14:paraId="57940CE7" w14:textId="77777777" w:rsidR="00C12C9F" w:rsidRPr="00480820" w:rsidRDefault="00C12C9F" w:rsidP="005B7F34">
      <w:pPr>
        <w:pStyle w:val="ListParagraph"/>
        <w:ind w:left="1440"/>
        <w:jc w:val="both"/>
        <w:rPr>
          <w:sz w:val="24"/>
          <w:szCs w:val="24"/>
          <w:lang w:val="sr-Cyrl-RS"/>
        </w:rPr>
      </w:pPr>
    </w:p>
    <w:p w14:paraId="58E973EF" w14:textId="49E673ED" w:rsidR="005B7F34" w:rsidRPr="00480820" w:rsidRDefault="005B7F34" w:rsidP="005B7F34">
      <w:pPr>
        <w:pStyle w:val="ListParagraph"/>
        <w:numPr>
          <w:ilvl w:val="0"/>
          <w:numId w:val="33"/>
        </w:numPr>
        <w:jc w:val="both"/>
        <w:rPr>
          <w:sz w:val="24"/>
          <w:szCs w:val="24"/>
          <w:lang w:val="sr-Cyrl-RS"/>
        </w:rPr>
      </w:pPr>
      <w:r w:rsidRPr="00480820">
        <w:rPr>
          <w:sz w:val="24"/>
          <w:szCs w:val="24"/>
          <w:lang w:val="sr-Cyrl-RS"/>
        </w:rPr>
        <w:t>CVE-2023-33869</w:t>
      </w:r>
      <w:r w:rsidR="00FB69F6" w:rsidRPr="00480820">
        <w:rPr>
          <w:sz w:val="24"/>
          <w:szCs w:val="24"/>
          <w:lang w:val="sr-Cyrl-RS"/>
        </w:rPr>
        <w:t xml:space="preserve"> – </w:t>
      </w:r>
      <w:r w:rsidR="00251F0A" w:rsidRPr="00480820">
        <w:rPr>
          <w:sz w:val="24"/>
          <w:szCs w:val="24"/>
          <w:lang w:val="sr-Cyrl-RS"/>
        </w:rPr>
        <w:t>је рањивост која дозвољава убризгавање команди (</w:t>
      </w:r>
      <w:proofErr w:type="spellStart"/>
      <w:r w:rsidR="00251F0A" w:rsidRPr="00480820">
        <w:rPr>
          <w:sz w:val="24"/>
          <w:szCs w:val="24"/>
          <w:lang w:val="sr-Cyrl-RS"/>
        </w:rPr>
        <w:t>command</w:t>
      </w:r>
      <w:proofErr w:type="spellEnd"/>
      <w:r w:rsidR="00251F0A" w:rsidRPr="00480820">
        <w:rPr>
          <w:sz w:val="24"/>
          <w:szCs w:val="24"/>
          <w:lang w:val="sr-Cyrl-RS"/>
        </w:rPr>
        <w:t xml:space="preserve"> </w:t>
      </w:r>
      <w:proofErr w:type="spellStart"/>
      <w:r w:rsidR="00251F0A" w:rsidRPr="00480820">
        <w:rPr>
          <w:sz w:val="24"/>
          <w:szCs w:val="24"/>
          <w:lang w:val="sr-Cyrl-RS"/>
        </w:rPr>
        <w:t>injection</w:t>
      </w:r>
      <w:proofErr w:type="spellEnd"/>
      <w:r w:rsidR="00251F0A" w:rsidRPr="00480820">
        <w:rPr>
          <w:sz w:val="24"/>
          <w:szCs w:val="24"/>
          <w:lang w:val="sr-Cyrl-RS"/>
        </w:rPr>
        <w:t>)</w:t>
      </w:r>
      <w:r w:rsidR="00FB69F6" w:rsidRPr="00480820">
        <w:rPr>
          <w:sz w:val="24"/>
          <w:szCs w:val="24"/>
          <w:lang w:val="sr-Cyrl-RS"/>
        </w:rPr>
        <w:t xml:space="preserve"> </w:t>
      </w:r>
      <w:r w:rsidR="00251F0A" w:rsidRPr="00480820">
        <w:rPr>
          <w:sz w:val="24"/>
          <w:szCs w:val="24"/>
          <w:lang w:val="sr-Cyrl-RS"/>
        </w:rPr>
        <w:t xml:space="preserve">у </w:t>
      </w:r>
      <w:proofErr w:type="spellStart"/>
      <w:r w:rsidR="00251F0A" w:rsidRPr="00480820">
        <w:rPr>
          <w:sz w:val="24"/>
          <w:szCs w:val="24"/>
          <w:lang w:val="sr-Cyrl-RS"/>
        </w:rPr>
        <w:t>Енвој</w:t>
      </w:r>
      <w:proofErr w:type="spellEnd"/>
      <w:r w:rsidR="00251F0A" w:rsidRPr="00480820">
        <w:rPr>
          <w:sz w:val="24"/>
          <w:szCs w:val="24"/>
          <w:lang w:val="sr-Cyrl-RS"/>
        </w:rPr>
        <w:t xml:space="preserve"> комуникационом </w:t>
      </w:r>
      <w:proofErr w:type="spellStart"/>
      <w:r w:rsidR="00251F0A" w:rsidRPr="00480820">
        <w:rPr>
          <w:sz w:val="24"/>
          <w:szCs w:val="24"/>
          <w:lang w:val="sr-Cyrl-RS"/>
        </w:rPr>
        <w:t>гејтвеју</w:t>
      </w:r>
      <w:proofErr w:type="spellEnd"/>
      <w:r w:rsidR="00251F0A" w:rsidRPr="00480820">
        <w:rPr>
          <w:sz w:val="24"/>
          <w:szCs w:val="24"/>
          <w:lang w:val="sr-Cyrl-RS"/>
        </w:rPr>
        <w:t xml:space="preserve"> верзије Д7.0.88, која дозвољава нападачу добијање </w:t>
      </w:r>
      <w:proofErr w:type="spellStart"/>
      <w:r w:rsidR="00251F0A" w:rsidRPr="00480820">
        <w:rPr>
          <w:sz w:val="24"/>
          <w:szCs w:val="24"/>
          <w:lang w:val="sr-Cyrl-RS"/>
        </w:rPr>
        <w:t>роот</w:t>
      </w:r>
      <w:proofErr w:type="spellEnd"/>
      <w:r w:rsidR="00251F0A" w:rsidRPr="00480820">
        <w:rPr>
          <w:sz w:val="24"/>
          <w:szCs w:val="24"/>
          <w:lang w:val="sr-Cyrl-RS"/>
        </w:rPr>
        <w:t xml:space="preserve"> приступа уређају, </w:t>
      </w:r>
      <w:proofErr w:type="spellStart"/>
      <w:r w:rsidR="00251F0A" w:rsidRPr="00480820">
        <w:rPr>
          <w:sz w:val="24"/>
          <w:szCs w:val="24"/>
          <w:lang w:val="sr-Cyrl-RS"/>
        </w:rPr>
        <w:t>извшавање</w:t>
      </w:r>
      <w:proofErr w:type="spellEnd"/>
      <w:r w:rsidR="00251F0A" w:rsidRPr="00480820">
        <w:rPr>
          <w:sz w:val="24"/>
          <w:szCs w:val="24"/>
          <w:lang w:val="sr-Cyrl-RS"/>
        </w:rPr>
        <w:t xml:space="preserve"> команди.</w:t>
      </w:r>
    </w:p>
    <w:p w14:paraId="51336D45" w14:textId="77777777" w:rsidR="00C03AED" w:rsidRPr="00480820" w:rsidRDefault="00C03AED" w:rsidP="00C03AED">
      <w:pPr>
        <w:pStyle w:val="ListParagraph"/>
        <w:ind w:left="810"/>
        <w:jc w:val="both"/>
        <w:rPr>
          <w:sz w:val="24"/>
          <w:szCs w:val="24"/>
          <w:lang w:val="sr-Cyrl-RS"/>
        </w:rPr>
      </w:pPr>
    </w:p>
    <w:p w14:paraId="11A21218" w14:textId="77777777" w:rsidR="00C12C9F" w:rsidRPr="00480820" w:rsidRDefault="00C12C9F" w:rsidP="00C03AED">
      <w:pPr>
        <w:pStyle w:val="ListParagraph"/>
        <w:ind w:left="810"/>
        <w:jc w:val="both"/>
        <w:rPr>
          <w:sz w:val="24"/>
          <w:szCs w:val="24"/>
          <w:lang w:val="sr-Cyrl-RS"/>
        </w:rPr>
      </w:pPr>
    </w:p>
    <w:p w14:paraId="7D47DD4B" w14:textId="5D241D8D"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CVE-2020-25754 </w:t>
      </w:r>
      <w:r w:rsidR="00803636" w:rsidRPr="00480820">
        <w:rPr>
          <w:sz w:val="24"/>
          <w:szCs w:val="24"/>
          <w:lang w:val="sr-Cyrl-RS"/>
        </w:rPr>
        <w:t>–</w:t>
      </w:r>
      <w:r w:rsidRPr="00480820">
        <w:rPr>
          <w:sz w:val="24"/>
          <w:szCs w:val="24"/>
          <w:lang w:val="sr-Cyrl-RS"/>
        </w:rPr>
        <w:t xml:space="preserve"> </w:t>
      </w:r>
      <w:r w:rsidR="00803636" w:rsidRPr="00480820">
        <w:rPr>
          <w:sz w:val="24"/>
          <w:szCs w:val="24"/>
          <w:lang w:val="sr-Cyrl-RS"/>
        </w:rPr>
        <w:t xml:space="preserve">на </w:t>
      </w:r>
      <w:proofErr w:type="spellStart"/>
      <w:r w:rsidR="00803636" w:rsidRPr="00480820">
        <w:rPr>
          <w:sz w:val="24"/>
          <w:szCs w:val="24"/>
          <w:lang w:val="sr-Cyrl-RS"/>
        </w:rPr>
        <w:t>Енфејз</w:t>
      </w:r>
      <w:proofErr w:type="spellEnd"/>
      <w:r w:rsidR="00803636" w:rsidRPr="00480820">
        <w:rPr>
          <w:sz w:val="24"/>
          <w:szCs w:val="24"/>
          <w:lang w:val="sr-Cyrl-RS"/>
        </w:rPr>
        <w:t xml:space="preserve"> </w:t>
      </w:r>
      <w:proofErr w:type="spellStart"/>
      <w:r w:rsidR="00803636" w:rsidRPr="00480820">
        <w:rPr>
          <w:sz w:val="24"/>
          <w:szCs w:val="24"/>
          <w:lang w:val="sr-Cyrl-RS"/>
        </w:rPr>
        <w:t>Енвој</w:t>
      </w:r>
      <w:proofErr w:type="spellEnd"/>
      <w:r w:rsidR="00803636" w:rsidRPr="00480820">
        <w:rPr>
          <w:sz w:val="24"/>
          <w:szCs w:val="24"/>
          <w:lang w:val="sr-Cyrl-RS"/>
        </w:rPr>
        <w:t xml:space="preserve"> уређајима Р3. и Р.4 серије, постоји ПАМ модул за </w:t>
      </w:r>
      <w:proofErr w:type="spellStart"/>
      <w:r w:rsidR="00803636" w:rsidRPr="00480820">
        <w:rPr>
          <w:sz w:val="24"/>
          <w:szCs w:val="24"/>
          <w:lang w:val="sr-Cyrl-RS"/>
        </w:rPr>
        <w:t>аутенфикацију</w:t>
      </w:r>
      <w:proofErr w:type="spellEnd"/>
      <w:r w:rsidR="00803636" w:rsidRPr="00480820">
        <w:rPr>
          <w:sz w:val="24"/>
          <w:szCs w:val="24"/>
          <w:lang w:val="sr-Cyrl-RS"/>
        </w:rPr>
        <w:t xml:space="preserve"> корисника, не врши се класична </w:t>
      </w:r>
      <w:proofErr w:type="spellStart"/>
      <w:r w:rsidR="00803636" w:rsidRPr="00480820">
        <w:rPr>
          <w:sz w:val="24"/>
          <w:szCs w:val="24"/>
          <w:lang w:val="sr-Cyrl-RS"/>
        </w:rPr>
        <w:t>аутентификација</w:t>
      </w:r>
      <w:proofErr w:type="spellEnd"/>
      <w:r w:rsidR="00803636" w:rsidRPr="00480820">
        <w:rPr>
          <w:sz w:val="24"/>
          <w:szCs w:val="24"/>
          <w:lang w:val="sr-Cyrl-RS"/>
        </w:rPr>
        <w:t xml:space="preserve"> корисника. Овај модул користи шифру изведену из МД5 </w:t>
      </w:r>
      <w:proofErr w:type="spellStart"/>
      <w:r w:rsidR="00803636" w:rsidRPr="00480820">
        <w:rPr>
          <w:sz w:val="24"/>
          <w:szCs w:val="24"/>
          <w:lang w:val="sr-Cyrl-RS"/>
        </w:rPr>
        <w:t>хеша</w:t>
      </w:r>
      <w:proofErr w:type="spellEnd"/>
      <w:r w:rsidR="00803636" w:rsidRPr="00480820">
        <w:rPr>
          <w:sz w:val="24"/>
          <w:szCs w:val="24"/>
          <w:lang w:val="sr-Cyrl-RS"/>
        </w:rPr>
        <w:t xml:space="preserve"> корисничког имена и серијског броја. Проблем настаје зато што присуством ове рањивости </w:t>
      </w:r>
      <w:proofErr w:type="spellStart"/>
      <w:r w:rsidR="00803636" w:rsidRPr="00480820">
        <w:rPr>
          <w:sz w:val="24"/>
          <w:szCs w:val="24"/>
          <w:lang w:val="sr-Cyrl-RS"/>
        </w:rPr>
        <w:t>неаутентификовани</w:t>
      </w:r>
      <w:proofErr w:type="spellEnd"/>
      <w:r w:rsidR="00803636" w:rsidRPr="00480820">
        <w:rPr>
          <w:sz w:val="24"/>
          <w:szCs w:val="24"/>
          <w:lang w:val="sr-Cyrl-RS"/>
        </w:rPr>
        <w:t xml:space="preserve"> корисник може приступити серијском броју на даљину. </w:t>
      </w:r>
    </w:p>
    <w:p w14:paraId="76E6A1D7" w14:textId="77777777" w:rsidR="00C03AED" w:rsidRPr="00480820" w:rsidRDefault="00C03AED" w:rsidP="00C03AED">
      <w:pPr>
        <w:pStyle w:val="ListParagraph"/>
        <w:rPr>
          <w:sz w:val="24"/>
          <w:szCs w:val="24"/>
          <w:lang w:val="sr-Cyrl-RS"/>
        </w:rPr>
      </w:pPr>
    </w:p>
    <w:p w14:paraId="7309403A" w14:textId="77777777" w:rsidR="00C12C9F" w:rsidRPr="00480820" w:rsidRDefault="00C12C9F" w:rsidP="00C03AED">
      <w:pPr>
        <w:pStyle w:val="ListParagraph"/>
        <w:rPr>
          <w:sz w:val="24"/>
          <w:szCs w:val="24"/>
          <w:lang w:val="sr-Cyrl-RS"/>
        </w:rPr>
      </w:pPr>
    </w:p>
    <w:p w14:paraId="6FCF185D" w14:textId="726CC5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CVE-2020-25753 </w:t>
      </w:r>
      <w:r w:rsidR="00984270" w:rsidRPr="00480820">
        <w:rPr>
          <w:sz w:val="24"/>
          <w:szCs w:val="24"/>
          <w:lang w:val="sr-Cyrl-RS"/>
        </w:rPr>
        <w:t>–</w:t>
      </w:r>
      <w:r w:rsidRPr="00480820">
        <w:rPr>
          <w:sz w:val="24"/>
          <w:szCs w:val="24"/>
          <w:lang w:val="sr-Cyrl-RS"/>
        </w:rPr>
        <w:t xml:space="preserve"> </w:t>
      </w:r>
      <w:r w:rsidR="00984270" w:rsidRPr="00480820">
        <w:rPr>
          <w:sz w:val="24"/>
          <w:szCs w:val="24"/>
          <w:lang w:val="sr-Cyrl-RS"/>
        </w:rPr>
        <w:t xml:space="preserve">постојање </w:t>
      </w:r>
      <w:proofErr w:type="spellStart"/>
      <w:r w:rsidR="00B73DAC" w:rsidRPr="00480820">
        <w:rPr>
          <w:sz w:val="24"/>
          <w:szCs w:val="24"/>
          <w:lang w:val="sr-Cyrl-RS"/>
        </w:rPr>
        <w:t>уграћене</w:t>
      </w:r>
      <w:proofErr w:type="spellEnd"/>
      <w:r w:rsidR="00B73DAC" w:rsidRPr="00480820">
        <w:rPr>
          <w:sz w:val="24"/>
          <w:szCs w:val="24"/>
          <w:lang w:val="sr-Cyrl-RS"/>
        </w:rPr>
        <w:t xml:space="preserve"> администраторске шифре која је последњих шест цифара серијског броја за одређене верзије </w:t>
      </w:r>
      <w:proofErr w:type="spellStart"/>
      <w:r w:rsidR="00B73DAC" w:rsidRPr="00480820">
        <w:rPr>
          <w:sz w:val="24"/>
          <w:szCs w:val="24"/>
          <w:lang w:val="sr-Cyrl-RS"/>
        </w:rPr>
        <w:t>фирмевра</w:t>
      </w:r>
      <w:proofErr w:type="spellEnd"/>
      <w:r w:rsidR="00B73DAC" w:rsidRPr="00480820">
        <w:rPr>
          <w:sz w:val="24"/>
          <w:szCs w:val="24"/>
          <w:lang w:val="sr-Cyrl-RS"/>
        </w:rPr>
        <w:t xml:space="preserve">, као и у прошлој рањивости могуће је бежично прибављање. </w:t>
      </w:r>
    </w:p>
    <w:p w14:paraId="75C0A6A4" w14:textId="77777777" w:rsidR="00C03AED" w:rsidRPr="00480820" w:rsidRDefault="00C03AED" w:rsidP="00C03AED">
      <w:pPr>
        <w:pStyle w:val="ListParagraph"/>
        <w:rPr>
          <w:sz w:val="24"/>
          <w:szCs w:val="24"/>
          <w:lang w:val="sr-Cyrl-RS"/>
        </w:rPr>
      </w:pPr>
    </w:p>
    <w:p w14:paraId="0F97979E" w14:textId="77777777" w:rsidR="00C12C9F" w:rsidRPr="00480820" w:rsidRDefault="00C12C9F" w:rsidP="00C03AED">
      <w:pPr>
        <w:pStyle w:val="ListParagraph"/>
        <w:rPr>
          <w:sz w:val="24"/>
          <w:szCs w:val="24"/>
          <w:lang w:val="sr-Cyrl-RS"/>
        </w:rPr>
      </w:pPr>
    </w:p>
    <w:p w14:paraId="0AC9AB63" w14:textId="68E1032A"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CVE-2020-25752 </w:t>
      </w:r>
      <w:r w:rsidR="0054209A" w:rsidRPr="00480820">
        <w:rPr>
          <w:sz w:val="24"/>
          <w:szCs w:val="24"/>
          <w:lang w:val="sr-Cyrl-RS"/>
        </w:rPr>
        <w:t>–</w:t>
      </w:r>
      <w:r w:rsidRPr="00480820">
        <w:rPr>
          <w:sz w:val="24"/>
          <w:szCs w:val="24"/>
          <w:lang w:val="sr-Cyrl-RS"/>
        </w:rPr>
        <w:t xml:space="preserve"> </w:t>
      </w:r>
      <w:proofErr w:type="spellStart"/>
      <w:r w:rsidR="0054209A" w:rsidRPr="00480820">
        <w:rPr>
          <w:sz w:val="24"/>
          <w:szCs w:val="24"/>
          <w:lang w:val="sr-Cyrl-RS"/>
        </w:rPr>
        <w:t>хардкодиране</w:t>
      </w:r>
      <w:proofErr w:type="spellEnd"/>
      <w:r w:rsidR="0054209A" w:rsidRPr="00480820">
        <w:rPr>
          <w:sz w:val="24"/>
          <w:szCs w:val="24"/>
          <w:lang w:val="sr-Cyrl-RS"/>
        </w:rPr>
        <w:t xml:space="preserve"> шифре за </w:t>
      </w:r>
      <w:proofErr w:type="spellStart"/>
      <w:r w:rsidR="0054209A" w:rsidRPr="00480820">
        <w:rPr>
          <w:sz w:val="24"/>
          <w:szCs w:val="24"/>
          <w:lang w:val="sr-Cyrl-RS"/>
        </w:rPr>
        <w:t>инсталер</w:t>
      </w:r>
      <w:proofErr w:type="spellEnd"/>
      <w:r w:rsidR="0054209A" w:rsidRPr="00480820">
        <w:rPr>
          <w:sz w:val="24"/>
          <w:szCs w:val="24"/>
          <w:lang w:val="sr-Cyrl-RS"/>
        </w:rPr>
        <w:t xml:space="preserve"> и </w:t>
      </w:r>
      <w:proofErr w:type="spellStart"/>
      <w:r w:rsidR="0054209A" w:rsidRPr="00480820">
        <w:rPr>
          <w:sz w:val="24"/>
          <w:szCs w:val="24"/>
          <w:lang w:val="sr-Cyrl-RS"/>
        </w:rPr>
        <w:t>Енфејз</w:t>
      </w:r>
      <w:proofErr w:type="spellEnd"/>
      <w:r w:rsidR="0054209A" w:rsidRPr="00480820">
        <w:rPr>
          <w:sz w:val="24"/>
          <w:szCs w:val="24"/>
          <w:lang w:val="sr-Cyrl-RS"/>
        </w:rPr>
        <w:t xml:space="preserve"> налог, немогућа промена.</w:t>
      </w:r>
    </w:p>
    <w:p w14:paraId="7B9453A1" w14:textId="77777777" w:rsidR="00C03AED" w:rsidRPr="00480820" w:rsidRDefault="00C03AED" w:rsidP="00C03AED">
      <w:pPr>
        <w:pStyle w:val="ListParagraph"/>
        <w:rPr>
          <w:sz w:val="24"/>
          <w:szCs w:val="24"/>
          <w:lang w:val="sr-Cyrl-RS"/>
        </w:rPr>
      </w:pPr>
    </w:p>
    <w:p w14:paraId="1EC7BFA0" w14:textId="77777777" w:rsidR="00C12C9F" w:rsidRPr="00480820" w:rsidRDefault="00C12C9F" w:rsidP="00C03AED">
      <w:pPr>
        <w:pStyle w:val="ListParagraph"/>
        <w:rPr>
          <w:sz w:val="24"/>
          <w:szCs w:val="24"/>
          <w:lang w:val="sr-Cyrl-RS"/>
        </w:rPr>
      </w:pPr>
    </w:p>
    <w:p w14:paraId="0C56DE21" w14:textId="768E7957" w:rsidR="00C03AED" w:rsidRPr="00480820" w:rsidRDefault="00C03AED" w:rsidP="005B7F34">
      <w:pPr>
        <w:pStyle w:val="ListParagraph"/>
        <w:numPr>
          <w:ilvl w:val="0"/>
          <w:numId w:val="33"/>
        </w:numPr>
        <w:jc w:val="both"/>
        <w:rPr>
          <w:sz w:val="24"/>
          <w:szCs w:val="24"/>
          <w:lang w:val="sr-Cyrl-RS"/>
        </w:rPr>
      </w:pPr>
      <w:r w:rsidRPr="00480820">
        <w:rPr>
          <w:sz w:val="24"/>
          <w:szCs w:val="24"/>
          <w:lang w:val="sr-Cyrl-RS"/>
        </w:rPr>
        <w:t xml:space="preserve">CVE-2019-7676 </w:t>
      </w:r>
      <w:r w:rsidR="00A1589F" w:rsidRPr="00480820">
        <w:rPr>
          <w:sz w:val="24"/>
          <w:szCs w:val="24"/>
          <w:lang w:val="sr-Cyrl-RS"/>
        </w:rPr>
        <w:t>–</w:t>
      </w:r>
      <w:r w:rsidRPr="00480820">
        <w:rPr>
          <w:sz w:val="24"/>
          <w:szCs w:val="24"/>
          <w:lang w:val="sr-Cyrl-RS"/>
        </w:rPr>
        <w:t xml:space="preserve"> </w:t>
      </w:r>
      <w:r w:rsidR="00A1589F" w:rsidRPr="00480820">
        <w:rPr>
          <w:sz w:val="24"/>
          <w:szCs w:val="24"/>
          <w:lang w:val="sr-Cyrl-RS"/>
        </w:rPr>
        <w:t>могућност постављање слабе шифре.</w:t>
      </w:r>
    </w:p>
    <w:p w14:paraId="797C04D7" w14:textId="77777777" w:rsidR="009D03BE" w:rsidRPr="00480820" w:rsidRDefault="009D03BE" w:rsidP="005B7F34">
      <w:pPr>
        <w:jc w:val="both"/>
        <w:rPr>
          <w:sz w:val="24"/>
          <w:szCs w:val="24"/>
          <w:lang w:val="sr-Cyrl-RS"/>
        </w:rPr>
      </w:pPr>
    </w:p>
    <w:p w14:paraId="6FB5514A" w14:textId="77777777" w:rsidR="009D03BE" w:rsidRPr="00480820" w:rsidRDefault="009D03BE" w:rsidP="005B7F34">
      <w:pPr>
        <w:jc w:val="both"/>
        <w:rPr>
          <w:sz w:val="24"/>
          <w:szCs w:val="24"/>
          <w:lang w:val="sr-Cyrl-RS"/>
        </w:rPr>
      </w:pPr>
    </w:p>
    <w:p w14:paraId="45D27303" w14:textId="77777777" w:rsidR="009D03BE" w:rsidRPr="00480820" w:rsidRDefault="009D03BE" w:rsidP="005B7F34">
      <w:pPr>
        <w:jc w:val="both"/>
        <w:rPr>
          <w:sz w:val="24"/>
          <w:szCs w:val="24"/>
          <w:lang w:val="sr-Cyrl-RS"/>
        </w:rPr>
      </w:pPr>
    </w:p>
    <w:p w14:paraId="67EC85DF" w14:textId="77777777" w:rsidR="009D03BE" w:rsidRPr="00480820" w:rsidRDefault="009D03BE" w:rsidP="005B7F34">
      <w:pPr>
        <w:jc w:val="both"/>
        <w:rPr>
          <w:sz w:val="24"/>
          <w:szCs w:val="24"/>
          <w:lang w:val="sr-Cyrl-RS"/>
        </w:rPr>
      </w:pPr>
    </w:p>
    <w:p w14:paraId="69E9EEA4" w14:textId="77777777" w:rsidR="009D03BE" w:rsidRPr="00480820" w:rsidRDefault="009D03BE" w:rsidP="005B7F34">
      <w:pPr>
        <w:jc w:val="both"/>
        <w:rPr>
          <w:sz w:val="24"/>
          <w:szCs w:val="24"/>
          <w:lang w:val="sr-Cyrl-RS"/>
        </w:rPr>
      </w:pPr>
    </w:p>
    <w:p w14:paraId="0881926F" w14:textId="77777777" w:rsidR="009D03BE" w:rsidRPr="00480820" w:rsidRDefault="009D03BE" w:rsidP="005B7F34">
      <w:pPr>
        <w:jc w:val="both"/>
        <w:rPr>
          <w:sz w:val="24"/>
          <w:szCs w:val="24"/>
          <w:lang w:val="sr-Cyrl-RS"/>
        </w:rPr>
      </w:pPr>
    </w:p>
    <w:p w14:paraId="77EC64D8" w14:textId="77777777" w:rsidR="000261A7" w:rsidRPr="00480820" w:rsidRDefault="000261A7" w:rsidP="005B7F34">
      <w:pPr>
        <w:jc w:val="both"/>
        <w:rPr>
          <w:sz w:val="24"/>
          <w:szCs w:val="24"/>
          <w:lang w:val="sr-Cyrl-RS"/>
        </w:rPr>
      </w:pPr>
    </w:p>
    <w:p w14:paraId="6832F244" w14:textId="4E23D173" w:rsidR="00075AF9" w:rsidRPr="00480820" w:rsidRDefault="00075AF9" w:rsidP="00075AF9">
      <w:pPr>
        <w:pStyle w:val="Heading2"/>
        <w:numPr>
          <w:ilvl w:val="1"/>
          <w:numId w:val="20"/>
        </w:numPr>
        <w:rPr>
          <w:rFonts w:ascii="Times New Roman" w:hAnsi="Times New Roman" w:cs="Times New Roman"/>
          <w:b/>
          <w:bCs/>
          <w:color w:val="auto"/>
          <w:sz w:val="28"/>
          <w:szCs w:val="28"/>
          <w:lang w:val="sr-Cyrl-RS"/>
        </w:rPr>
      </w:pPr>
      <w:bookmarkStart w:id="436" w:name="_Toc178331722"/>
      <w:r w:rsidRPr="00480820">
        <w:rPr>
          <w:rFonts w:ascii="Times New Roman" w:hAnsi="Times New Roman" w:cs="Times New Roman"/>
          <w:color w:val="auto"/>
          <w:sz w:val="28"/>
          <w:szCs w:val="28"/>
          <w:lang w:val="sr-Cyrl-RS"/>
        </w:rPr>
        <w:t xml:space="preserve">Рањивости </w:t>
      </w:r>
      <w:proofErr w:type="spellStart"/>
      <w:r w:rsidRPr="00480820">
        <w:rPr>
          <w:rFonts w:ascii="Times New Roman" w:hAnsi="Times New Roman" w:cs="Times New Roman"/>
          <w:color w:val="auto"/>
          <w:sz w:val="28"/>
          <w:szCs w:val="28"/>
          <w:lang w:val="sr-Cyrl-RS"/>
        </w:rPr>
        <w:t>Кон</w:t>
      </w:r>
      <w:r w:rsidR="00FE798C" w:rsidRPr="00480820">
        <w:rPr>
          <w:rFonts w:ascii="Times New Roman" w:hAnsi="Times New Roman" w:cs="Times New Roman"/>
          <w:color w:val="auto"/>
          <w:sz w:val="28"/>
          <w:szCs w:val="28"/>
          <w:lang w:val="sr-Cyrl-RS"/>
        </w:rPr>
        <w:t>т</w:t>
      </w:r>
      <w:r w:rsidRPr="00480820">
        <w:rPr>
          <w:rFonts w:ascii="Times New Roman" w:hAnsi="Times New Roman" w:cs="Times New Roman"/>
          <w:color w:val="auto"/>
          <w:sz w:val="28"/>
          <w:szCs w:val="28"/>
          <w:lang w:val="sr-Cyrl-RS"/>
        </w:rPr>
        <w:t>ек</w:t>
      </w:r>
      <w:proofErr w:type="spellEnd"/>
      <w:r w:rsidRPr="00480820">
        <w:rPr>
          <w:rFonts w:ascii="Times New Roman" w:hAnsi="Times New Roman" w:cs="Times New Roman"/>
          <w:color w:val="auto"/>
          <w:sz w:val="28"/>
          <w:szCs w:val="28"/>
          <w:lang w:val="sr-Cyrl-RS"/>
        </w:rPr>
        <w:t xml:space="preserve"> (</w:t>
      </w:r>
      <w:proofErr w:type="spellStart"/>
      <w:r w:rsidR="0093264C" w:rsidRPr="00480820">
        <w:rPr>
          <w:rFonts w:ascii="Times New Roman" w:hAnsi="Times New Roman" w:cs="Times New Roman"/>
          <w:color w:val="auto"/>
          <w:sz w:val="28"/>
          <w:szCs w:val="28"/>
          <w:lang w:val="sr-Cyrl-RS"/>
        </w:rPr>
        <w:t>Contec</w:t>
      </w:r>
      <w:proofErr w:type="spellEnd"/>
      <w:r w:rsidRPr="00480820">
        <w:rPr>
          <w:rFonts w:ascii="Times New Roman" w:hAnsi="Times New Roman" w:cs="Times New Roman"/>
          <w:color w:val="auto"/>
          <w:sz w:val="28"/>
          <w:szCs w:val="28"/>
          <w:lang w:val="sr-Cyrl-RS"/>
        </w:rPr>
        <w:t>) соларне опреме</w:t>
      </w:r>
      <w:bookmarkEnd w:id="436"/>
    </w:p>
    <w:p w14:paraId="2C4AD83B" w14:textId="31E98752" w:rsidR="009D03BE" w:rsidRPr="00480820" w:rsidRDefault="009D03BE" w:rsidP="005B7F34">
      <w:pPr>
        <w:jc w:val="both"/>
        <w:rPr>
          <w:sz w:val="24"/>
          <w:szCs w:val="24"/>
          <w:lang w:val="sr-Cyrl-RS"/>
        </w:rPr>
      </w:pPr>
    </w:p>
    <w:p w14:paraId="71C5246B" w14:textId="0A8BEFB3" w:rsidR="009D03BE" w:rsidRPr="00480820" w:rsidRDefault="002343B7" w:rsidP="002675CA">
      <w:pPr>
        <w:ind w:firstLine="720"/>
        <w:jc w:val="both"/>
        <w:rPr>
          <w:sz w:val="24"/>
          <w:szCs w:val="24"/>
          <w:lang w:val="sr-Cyrl-RS"/>
        </w:rPr>
      </w:pPr>
      <w:r w:rsidRPr="00480820">
        <w:rPr>
          <w:sz w:val="28"/>
          <w:szCs w:val="28"/>
          <w:lang w:val="sr-Cyrl-R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sidRPr="00480820">
        <w:rPr>
          <w:sz w:val="24"/>
          <w:szCs w:val="24"/>
          <w:lang w:val="sr-Cyrl-RS"/>
        </w:rPr>
        <w:t>Истраживањем</w:t>
      </w:r>
      <w:r w:rsidR="00112620" w:rsidRPr="00480820">
        <w:rPr>
          <w:sz w:val="24"/>
          <w:szCs w:val="24"/>
          <w:lang w:val="sr-Cyrl-RS"/>
        </w:rPr>
        <w:t xml:space="preserve"> </w:t>
      </w:r>
      <w:proofErr w:type="spellStart"/>
      <w:r w:rsidR="00112620" w:rsidRPr="00480820">
        <w:rPr>
          <w:sz w:val="24"/>
          <w:szCs w:val="24"/>
          <w:lang w:val="sr-Cyrl-RS"/>
        </w:rPr>
        <w:t>ВулнЧек</w:t>
      </w:r>
      <w:proofErr w:type="spellEnd"/>
      <w:r w:rsidR="00112620" w:rsidRPr="00480820">
        <w:rPr>
          <w:sz w:val="24"/>
          <w:szCs w:val="24"/>
          <w:lang w:val="sr-Cyrl-RS"/>
        </w:rPr>
        <w:t>-а (</w:t>
      </w:r>
      <w:proofErr w:type="spellStart"/>
      <w:r w:rsidR="00112620" w:rsidRPr="00480820">
        <w:rPr>
          <w:sz w:val="24"/>
          <w:szCs w:val="24"/>
          <w:lang w:val="sr-Cyrl-RS"/>
        </w:rPr>
        <w:t>VulnCheck</w:t>
      </w:r>
      <w:proofErr w:type="spellEnd"/>
      <w:r w:rsidR="00112620" w:rsidRPr="00480820">
        <w:rPr>
          <w:sz w:val="24"/>
          <w:szCs w:val="24"/>
          <w:lang w:val="sr-Cyrl-RS"/>
        </w:rPr>
        <w:t>)</w:t>
      </w:r>
      <w:r w:rsidR="002675CA" w:rsidRPr="00480820">
        <w:rPr>
          <w:sz w:val="24"/>
          <w:szCs w:val="24"/>
          <w:lang w:val="sr-Cyrl-RS"/>
        </w:rPr>
        <w:t xml:space="preserve"> откривене су три нове рањивости које </w:t>
      </w:r>
      <w:proofErr w:type="spellStart"/>
      <w:r w:rsidR="002675CA" w:rsidRPr="00480820">
        <w:rPr>
          <w:sz w:val="24"/>
          <w:szCs w:val="24"/>
          <w:lang w:val="sr-Cyrl-RS"/>
        </w:rPr>
        <w:t>утишу</w:t>
      </w:r>
      <w:proofErr w:type="spellEnd"/>
      <w:r w:rsidR="002675CA" w:rsidRPr="00480820">
        <w:rPr>
          <w:sz w:val="24"/>
          <w:szCs w:val="24"/>
          <w:lang w:val="sr-Cyrl-RS"/>
        </w:rPr>
        <w:t xml:space="preserve"> на убризгавање команди (</w:t>
      </w:r>
      <w:proofErr w:type="spellStart"/>
      <w:r w:rsidR="002675CA" w:rsidRPr="00480820">
        <w:rPr>
          <w:sz w:val="24"/>
          <w:szCs w:val="24"/>
          <w:lang w:val="sr-Cyrl-RS"/>
        </w:rPr>
        <w:t>command</w:t>
      </w:r>
      <w:proofErr w:type="spellEnd"/>
      <w:r w:rsidR="002675CA" w:rsidRPr="00480820">
        <w:rPr>
          <w:sz w:val="24"/>
          <w:szCs w:val="24"/>
          <w:lang w:val="sr-Cyrl-RS"/>
        </w:rPr>
        <w:t xml:space="preserve"> </w:t>
      </w:r>
      <w:proofErr w:type="spellStart"/>
      <w:r w:rsidR="002675CA" w:rsidRPr="00480820">
        <w:rPr>
          <w:sz w:val="24"/>
          <w:szCs w:val="24"/>
          <w:lang w:val="sr-Cyrl-RS"/>
        </w:rPr>
        <w:t>injection</w:t>
      </w:r>
      <w:proofErr w:type="spellEnd"/>
      <w:r w:rsidR="002675CA" w:rsidRPr="00480820">
        <w:rPr>
          <w:sz w:val="24"/>
          <w:szCs w:val="24"/>
          <w:lang w:val="sr-Cyrl-RS"/>
        </w:rPr>
        <w:t>) рањивост</w:t>
      </w:r>
      <w:r w:rsidR="00FE798C" w:rsidRPr="00480820">
        <w:rPr>
          <w:sz w:val="24"/>
          <w:szCs w:val="24"/>
          <w:lang w:val="sr-Cyrl-RS"/>
        </w:rPr>
        <w:t xml:space="preserve">, што би могло довести у опасност стотине соларних система. Пошто се </w:t>
      </w:r>
      <w:proofErr w:type="spellStart"/>
      <w:r w:rsidR="00FE798C" w:rsidRPr="00480820">
        <w:rPr>
          <w:sz w:val="24"/>
          <w:szCs w:val="24"/>
          <w:lang w:val="sr-Cyrl-RS"/>
        </w:rPr>
        <w:t>Контек</w:t>
      </w:r>
      <w:proofErr w:type="spellEnd"/>
      <w:r w:rsidR="00FE798C" w:rsidRPr="00480820">
        <w:rPr>
          <w:sz w:val="24"/>
          <w:szCs w:val="24"/>
          <w:lang w:val="sr-Cyrl-RS"/>
        </w:rPr>
        <w:t xml:space="preserve"> бави производњом индустријске опреме, соларне електране, комерцијалне зграде, ове рањивости су од још већег значаја</w:t>
      </w:r>
      <w:r w:rsidRPr="00480820">
        <w:rPr>
          <w:sz w:val="24"/>
          <w:szCs w:val="24"/>
          <w:lang w:val="sr-Cyrl-RS"/>
        </w:rPr>
        <w:t>.</w:t>
      </w:r>
    </w:p>
    <w:p w14:paraId="74DB2FEA" w14:textId="77777777" w:rsidR="00FE798C" w:rsidRPr="00480820" w:rsidRDefault="00FE798C" w:rsidP="002675CA">
      <w:pPr>
        <w:ind w:firstLine="720"/>
        <w:jc w:val="both"/>
        <w:rPr>
          <w:sz w:val="24"/>
          <w:szCs w:val="24"/>
          <w:lang w:val="sr-Cyrl-RS"/>
        </w:rPr>
      </w:pPr>
    </w:p>
    <w:p w14:paraId="3ED97470" w14:textId="40DC2CE3"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CVE-2022-29303 – недозвољено, бежично (на даљину) убризгавање команди на </w:t>
      </w:r>
      <w:proofErr w:type="spellStart"/>
      <w:r w:rsidR="00A93DC0" w:rsidRPr="00480820">
        <w:rPr>
          <w:sz w:val="24"/>
          <w:szCs w:val="24"/>
          <w:lang w:val="sr-Cyrl-RS"/>
        </w:rPr>
        <w:t>conf_mail</w:t>
      </w:r>
      <w:proofErr w:type="spellEnd"/>
      <w:r w:rsidR="00A93DC0" w:rsidRPr="00480820">
        <w:rPr>
          <w:sz w:val="24"/>
          <w:szCs w:val="24"/>
          <w:lang w:val="sr-Cyrl-RS"/>
        </w:rPr>
        <w:t>[</w:t>
      </w:r>
      <w:proofErr w:type="spellStart"/>
      <w:r w:rsidR="00A93DC0" w:rsidRPr="00480820">
        <w:rPr>
          <w:sz w:val="24"/>
          <w:szCs w:val="24"/>
          <w:lang w:val="sr-Cyrl-RS"/>
        </w:rPr>
        <w:t>dot</w:t>
      </w:r>
      <w:proofErr w:type="spellEnd"/>
      <w:r w:rsidR="00A93DC0" w:rsidRPr="00480820">
        <w:rPr>
          <w:sz w:val="24"/>
          <w:szCs w:val="24"/>
          <w:lang w:val="sr-Cyrl-RS"/>
        </w:rPr>
        <w:t>]</w:t>
      </w:r>
      <w:proofErr w:type="spellStart"/>
      <w:r w:rsidR="00A93DC0" w:rsidRPr="00480820">
        <w:rPr>
          <w:sz w:val="24"/>
          <w:szCs w:val="24"/>
          <w:lang w:val="sr-Cyrl-RS"/>
        </w:rPr>
        <w:t>php</w:t>
      </w:r>
      <w:proofErr w:type="spellEnd"/>
      <w:r w:rsidR="00A93DC0" w:rsidRPr="00480820">
        <w:rPr>
          <w:sz w:val="24"/>
          <w:szCs w:val="24"/>
          <w:lang w:val="sr-Cyrl-RS"/>
        </w:rPr>
        <w:t xml:space="preserve"> </w:t>
      </w:r>
      <w:proofErr w:type="spellStart"/>
      <w:r w:rsidR="00A93DC0" w:rsidRPr="00480820">
        <w:rPr>
          <w:sz w:val="24"/>
          <w:szCs w:val="24"/>
          <w:lang w:val="sr-Cyrl-RS"/>
        </w:rPr>
        <w:t>ендпоинт</w:t>
      </w:r>
      <w:proofErr w:type="spellEnd"/>
      <w:r w:rsidR="00A93DC0" w:rsidRPr="00480820">
        <w:rPr>
          <w:sz w:val="24"/>
          <w:szCs w:val="24"/>
          <w:lang w:val="sr-Cyrl-RS"/>
        </w:rPr>
        <w:t xml:space="preserve">, прво појављивање ове рањивости је забележено на верзији 4.0 </w:t>
      </w:r>
      <w:proofErr w:type="spellStart"/>
      <w:r w:rsidR="00A93DC0" w:rsidRPr="00480820">
        <w:rPr>
          <w:sz w:val="24"/>
          <w:szCs w:val="24"/>
          <w:lang w:val="sr-Cyrl-RS"/>
        </w:rPr>
        <w:t>фирмвера</w:t>
      </w:r>
      <w:proofErr w:type="spellEnd"/>
      <w:r w:rsidR="00A93DC0" w:rsidRPr="00480820">
        <w:rPr>
          <w:sz w:val="24"/>
          <w:szCs w:val="24"/>
          <w:lang w:val="sr-Cyrl-RS"/>
        </w:rPr>
        <w:t>, а исправљено је у верзији 8.0.</w:t>
      </w:r>
    </w:p>
    <w:p w14:paraId="387A40AE" w14:textId="77777777" w:rsidR="003E22AA" w:rsidRPr="00480820" w:rsidRDefault="003E22AA" w:rsidP="003E22AA">
      <w:pPr>
        <w:pStyle w:val="ListParagraph"/>
        <w:ind w:left="810"/>
        <w:jc w:val="both"/>
        <w:rPr>
          <w:sz w:val="24"/>
          <w:szCs w:val="24"/>
          <w:lang w:val="sr-Cyrl-RS"/>
        </w:rPr>
      </w:pPr>
    </w:p>
    <w:p w14:paraId="242D209E" w14:textId="7BD0AD4A"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CVE-2023-23333 – </w:t>
      </w:r>
      <w:r w:rsidR="003E22AA" w:rsidRPr="00480820">
        <w:rPr>
          <w:sz w:val="24"/>
          <w:szCs w:val="24"/>
          <w:lang w:val="sr-Cyrl-RS"/>
        </w:rPr>
        <w:t xml:space="preserve">рањивост убризгавања команди преко </w:t>
      </w:r>
      <w:proofErr w:type="spellStart"/>
      <w:r w:rsidR="003E22AA" w:rsidRPr="00480820">
        <w:rPr>
          <w:sz w:val="24"/>
          <w:szCs w:val="24"/>
          <w:lang w:val="sr-Cyrl-RS"/>
        </w:rPr>
        <w:t>downloader</w:t>
      </w:r>
      <w:proofErr w:type="spellEnd"/>
      <w:r w:rsidR="003E22AA" w:rsidRPr="00480820">
        <w:rPr>
          <w:sz w:val="24"/>
          <w:szCs w:val="24"/>
          <w:lang w:val="sr-Cyrl-RS"/>
        </w:rPr>
        <w:t>[</w:t>
      </w:r>
      <w:proofErr w:type="spellStart"/>
      <w:r w:rsidR="003E22AA" w:rsidRPr="00480820">
        <w:rPr>
          <w:sz w:val="24"/>
          <w:szCs w:val="24"/>
          <w:lang w:val="sr-Cyrl-RS"/>
        </w:rPr>
        <w:t>dot</w:t>
      </w:r>
      <w:proofErr w:type="spellEnd"/>
      <w:r w:rsidR="003E22AA" w:rsidRPr="00480820">
        <w:rPr>
          <w:sz w:val="24"/>
          <w:szCs w:val="24"/>
          <w:lang w:val="sr-Cyrl-RS"/>
        </w:rPr>
        <w:t>]</w:t>
      </w:r>
      <w:proofErr w:type="spellStart"/>
      <w:r w:rsidR="003E22AA" w:rsidRPr="00480820">
        <w:rPr>
          <w:sz w:val="24"/>
          <w:szCs w:val="24"/>
          <w:lang w:val="sr-Cyrl-RS"/>
        </w:rPr>
        <w:t>php</w:t>
      </w:r>
      <w:proofErr w:type="spellEnd"/>
      <w:r w:rsidR="003E22AA" w:rsidRPr="00480820">
        <w:rPr>
          <w:sz w:val="24"/>
          <w:szCs w:val="24"/>
          <w:lang w:val="sr-Cyrl-RS"/>
        </w:rPr>
        <w:t xml:space="preserve"> </w:t>
      </w:r>
      <w:proofErr w:type="spellStart"/>
      <w:r w:rsidR="003E22AA" w:rsidRPr="00480820">
        <w:rPr>
          <w:sz w:val="24"/>
          <w:szCs w:val="24"/>
          <w:lang w:val="sr-Cyrl-RS"/>
        </w:rPr>
        <w:t>ендпоинта</w:t>
      </w:r>
      <w:proofErr w:type="spellEnd"/>
      <w:r w:rsidR="003E22AA" w:rsidRPr="00480820">
        <w:rPr>
          <w:sz w:val="24"/>
          <w:szCs w:val="24"/>
          <w:lang w:val="sr-Cyrl-RS"/>
        </w:rPr>
        <w:t>.</w:t>
      </w:r>
    </w:p>
    <w:p w14:paraId="1735D907" w14:textId="77777777" w:rsidR="003E22AA" w:rsidRPr="00480820" w:rsidRDefault="003E22AA" w:rsidP="003E22AA">
      <w:pPr>
        <w:jc w:val="both"/>
        <w:rPr>
          <w:sz w:val="24"/>
          <w:szCs w:val="24"/>
          <w:lang w:val="sr-Cyrl-RS"/>
        </w:rPr>
      </w:pPr>
    </w:p>
    <w:p w14:paraId="46595E60" w14:textId="1AEDE347" w:rsidR="00FE798C" w:rsidRPr="00480820" w:rsidRDefault="00FE798C" w:rsidP="00FE798C">
      <w:pPr>
        <w:pStyle w:val="ListParagraph"/>
        <w:numPr>
          <w:ilvl w:val="0"/>
          <w:numId w:val="35"/>
        </w:numPr>
        <w:jc w:val="both"/>
        <w:rPr>
          <w:sz w:val="24"/>
          <w:szCs w:val="24"/>
          <w:lang w:val="sr-Cyrl-RS"/>
        </w:rPr>
      </w:pPr>
      <w:r w:rsidRPr="00480820">
        <w:rPr>
          <w:sz w:val="24"/>
          <w:szCs w:val="24"/>
          <w:lang w:val="sr-Cyrl-RS"/>
        </w:rPr>
        <w:t xml:space="preserve">CVE-2022-44354 – </w:t>
      </w:r>
      <w:r w:rsidR="0007138A" w:rsidRPr="00480820">
        <w:rPr>
          <w:sz w:val="24"/>
          <w:szCs w:val="24"/>
          <w:lang w:val="sr-Cyrl-RS"/>
        </w:rPr>
        <w:t xml:space="preserve">рањивост која дозвољава </w:t>
      </w:r>
      <w:proofErr w:type="spellStart"/>
      <w:r w:rsidR="0007138A" w:rsidRPr="00480820">
        <w:rPr>
          <w:sz w:val="24"/>
          <w:szCs w:val="24"/>
          <w:lang w:val="sr-Cyrl-RS"/>
        </w:rPr>
        <w:t>уплоудовање</w:t>
      </w:r>
      <w:proofErr w:type="spellEnd"/>
      <w:r w:rsidR="0007138A" w:rsidRPr="00480820">
        <w:rPr>
          <w:sz w:val="24"/>
          <w:szCs w:val="24"/>
          <w:lang w:val="sr-Cyrl-RS"/>
        </w:rPr>
        <w:t xml:space="preserve"> ПХП </w:t>
      </w:r>
      <w:proofErr w:type="spellStart"/>
      <w:r w:rsidR="0007138A" w:rsidRPr="00480820">
        <w:rPr>
          <w:sz w:val="24"/>
          <w:szCs w:val="24"/>
          <w:lang w:val="sr-Cyrl-RS"/>
        </w:rPr>
        <w:t>вебшела</w:t>
      </w:r>
      <w:proofErr w:type="spellEnd"/>
      <w:r w:rsidR="00FD1D8D" w:rsidRPr="00480820">
        <w:rPr>
          <w:sz w:val="24"/>
          <w:szCs w:val="24"/>
          <w:lang w:val="sr-Cyrl-RS"/>
        </w:rPr>
        <w:t xml:space="preserve"> на </w:t>
      </w:r>
      <w:proofErr w:type="spellStart"/>
      <w:r w:rsidR="00FD1D8D" w:rsidRPr="00480820">
        <w:rPr>
          <w:sz w:val="24"/>
          <w:szCs w:val="24"/>
          <w:lang w:val="sr-Cyrl-RS"/>
        </w:rPr>
        <w:t>Solar_Image</w:t>
      </w:r>
      <w:proofErr w:type="spellEnd"/>
      <w:r w:rsidR="00FD1D8D" w:rsidRPr="00480820">
        <w:rPr>
          <w:sz w:val="24"/>
          <w:szCs w:val="24"/>
          <w:lang w:val="sr-Cyrl-RS"/>
        </w:rPr>
        <w:t>[</w:t>
      </w:r>
      <w:proofErr w:type="spellStart"/>
      <w:r w:rsidR="00FD1D8D" w:rsidRPr="00480820">
        <w:rPr>
          <w:sz w:val="24"/>
          <w:szCs w:val="24"/>
          <w:lang w:val="sr-Cyrl-RS"/>
        </w:rPr>
        <w:t>dot</w:t>
      </w:r>
      <w:proofErr w:type="spellEnd"/>
      <w:r w:rsidR="00FD1D8D" w:rsidRPr="00480820">
        <w:rPr>
          <w:sz w:val="24"/>
          <w:szCs w:val="24"/>
          <w:lang w:val="sr-Cyrl-RS"/>
        </w:rPr>
        <w:t>]</w:t>
      </w:r>
      <w:proofErr w:type="spellStart"/>
      <w:r w:rsidR="00FD1D8D" w:rsidRPr="00480820">
        <w:rPr>
          <w:sz w:val="24"/>
          <w:szCs w:val="24"/>
          <w:lang w:val="sr-Cyrl-RS"/>
        </w:rPr>
        <w:t>php</w:t>
      </w:r>
      <w:proofErr w:type="spellEnd"/>
      <w:r w:rsidR="00FD1D8D" w:rsidRPr="00480820">
        <w:rPr>
          <w:sz w:val="24"/>
          <w:szCs w:val="24"/>
          <w:lang w:val="sr-Cyrl-RS"/>
        </w:rPr>
        <w:t xml:space="preserve"> </w:t>
      </w:r>
      <w:proofErr w:type="spellStart"/>
      <w:r w:rsidR="00FD1D8D" w:rsidRPr="00480820">
        <w:rPr>
          <w:sz w:val="24"/>
          <w:szCs w:val="24"/>
          <w:lang w:val="sr-Cyrl-RS"/>
        </w:rPr>
        <w:t>ендпоинт</w:t>
      </w:r>
      <w:proofErr w:type="spellEnd"/>
      <w:r w:rsidR="0007138A" w:rsidRPr="00480820">
        <w:rPr>
          <w:sz w:val="24"/>
          <w:szCs w:val="24"/>
          <w:lang w:val="sr-Cyrl-RS"/>
        </w:rPr>
        <w:t xml:space="preserve"> </w:t>
      </w:r>
      <w:r w:rsidR="00FD1D8D" w:rsidRPr="00480820">
        <w:rPr>
          <w:sz w:val="24"/>
          <w:szCs w:val="24"/>
          <w:lang w:val="sr-Cyrl-RS"/>
        </w:rPr>
        <w:t>у</w:t>
      </w:r>
      <w:r w:rsidR="0007138A" w:rsidRPr="00480820">
        <w:rPr>
          <w:sz w:val="24"/>
          <w:szCs w:val="24"/>
          <w:lang w:val="sr-Cyrl-RS"/>
        </w:rPr>
        <w:t xml:space="preserve"> систем, прво </w:t>
      </w:r>
      <w:proofErr w:type="spellStart"/>
      <w:r w:rsidR="0007138A" w:rsidRPr="00480820">
        <w:rPr>
          <w:sz w:val="24"/>
          <w:szCs w:val="24"/>
          <w:lang w:val="sr-Cyrl-RS"/>
        </w:rPr>
        <w:t>појављуивање</w:t>
      </w:r>
      <w:proofErr w:type="spellEnd"/>
      <w:r w:rsidR="0007138A" w:rsidRPr="00480820">
        <w:rPr>
          <w:sz w:val="24"/>
          <w:szCs w:val="24"/>
          <w:lang w:val="sr-Cyrl-RS"/>
        </w:rPr>
        <w:t xml:space="preserve"> је на верзији 4.0, исправљено је на верзији 7.0. </w:t>
      </w:r>
    </w:p>
    <w:p w14:paraId="2A8FC504" w14:textId="77777777" w:rsidR="00FE798C" w:rsidRPr="00480820" w:rsidRDefault="00FE798C" w:rsidP="00FE798C">
      <w:pPr>
        <w:pStyle w:val="ListParagraph"/>
        <w:ind w:left="810"/>
        <w:jc w:val="both"/>
        <w:rPr>
          <w:sz w:val="24"/>
          <w:szCs w:val="24"/>
          <w:lang w:val="sr-Cyrl-RS"/>
        </w:rPr>
      </w:pPr>
    </w:p>
    <w:p w14:paraId="38970AA8" w14:textId="511E7461" w:rsidR="00A81A0C" w:rsidRPr="00480820" w:rsidRDefault="00A81A0C" w:rsidP="00A81A0C">
      <w:pPr>
        <w:ind w:firstLine="720"/>
        <w:jc w:val="both"/>
        <w:rPr>
          <w:sz w:val="24"/>
          <w:szCs w:val="24"/>
          <w:lang w:val="sr-Cyrl-RS"/>
        </w:rPr>
      </w:pPr>
      <w:r w:rsidRPr="00480820">
        <w:rPr>
          <w:sz w:val="24"/>
          <w:szCs w:val="24"/>
          <w:lang w:val="sr-Cyrl-RS"/>
        </w:rPr>
        <w:t>Забележене су и рањивости на мобилној апликацији која служи за управљање системом:</w:t>
      </w:r>
    </w:p>
    <w:p w14:paraId="3F195DBB" w14:textId="77777777" w:rsidR="00A81A0C" w:rsidRPr="00480820" w:rsidRDefault="00A81A0C" w:rsidP="00A81A0C">
      <w:pPr>
        <w:ind w:left="450"/>
        <w:jc w:val="both"/>
        <w:rPr>
          <w:sz w:val="24"/>
          <w:szCs w:val="24"/>
          <w:lang w:val="sr-Cyrl-RS"/>
        </w:rPr>
      </w:pPr>
    </w:p>
    <w:p w14:paraId="31F30F86" w14:textId="7A1509F7" w:rsidR="00E25DD0" w:rsidRPr="00480820" w:rsidRDefault="00E25DD0" w:rsidP="00E25DD0">
      <w:pPr>
        <w:pStyle w:val="ListParagraph"/>
        <w:numPr>
          <w:ilvl w:val="0"/>
          <w:numId w:val="36"/>
        </w:numPr>
        <w:jc w:val="both"/>
        <w:rPr>
          <w:sz w:val="24"/>
          <w:szCs w:val="24"/>
          <w:lang w:val="sr-Cyrl-RS"/>
        </w:rPr>
      </w:pPr>
      <w:proofErr w:type="spellStart"/>
      <w:r w:rsidRPr="00480820">
        <w:rPr>
          <w:sz w:val="24"/>
          <w:szCs w:val="24"/>
          <w:lang w:val="sr-Cyrl-RS"/>
        </w:rPr>
        <w:t>Контек</w:t>
      </w:r>
      <w:proofErr w:type="spellEnd"/>
      <w:r w:rsidRPr="00480820">
        <w:rPr>
          <w:sz w:val="24"/>
          <w:szCs w:val="24"/>
          <w:lang w:val="sr-Cyrl-RS"/>
        </w:rPr>
        <w:t xml:space="preserve"> Солар </w:t>
      </w:r>
      <w:proofErr w:type="spellStart"/>
      <w:r w:rsidRPr="00480820">
        <w:rPr>
          <w:sz w:val="24"/>
          <w:szCs w:val="24"/>
          <w:lang w:val="sr-Cyrl-RS"/>
        </w:rPr>
        <w:t>Вју</w:t>
      </w:r>
      <w:proofErr w:type="spellEnd"/>
      <w:r w:rsidRPr="00480820">
        <w:rPr>
          <w:sz w:val="24"/>
          <w:szCs w:val="24"/>
          <w:lang w:val="sr-Cyrl-RS"/>
        </w:rPr>
        <w:t xml:space="preserve"> (2023):</w:t>
      </w:r>
    </w:p>
    <w:p w14:paraId="346600D3" w14:textId="77777777" w:rsidR="00CE5250" w:rsidRPr="00480820" w:rsidRDefault="00CE5250" w:rsidP="00CE5250">
      <w:pPr>
        <w:pStyle w:val="ListParagraph"/>
        <w:ind w:left="1170"/>
        <w:jc w:val="both"/>
        <w:rPr>
          <w:sz w:val="24"/>
          <w:szCs w:val="24"/>
          <w:lang w:val="sr-Cyrl-RS"/>
        </w:rPr>
      </w:pPr>
    </w:p>
    <w:p w14:paraId="02CB8101" w14:textId="799E2015" w:rsidR="00E25DD0" w:rsidRPr="00480820" w:rsidRDefault="00E25DD0" w:rsidP="00E25DD0">
      <w:pPr>
        <w:pStyle w:val="ListParagraph"/>
        <w:numPr>
          <w:ilvl w:val="1"/>
          <w:numId w:val="36"/>
        </w:numPr>
        <w:jc w:val="both"/>
        <w:rPr>
          <w:sz w:val="24"/>
          <w:szCs w:val="24"/>
          <w:lang w:val="sr-Cyrl-RS"/>
        </w:rPr>
      </w:pPr>
      <w:proofErr w:type="spellStart"/>
      <w:r w:rsidRPr="00480820">
        <w:rPr>
          <w:sz w:val="24"/>
          <w:szCs w:val="24"/>
          <w:lang w:val="sr-Cyrl-RS"/>
        </w:rPr>
        <w:t>Оверфлоу</w:t>
      </w:r>
      <w:proofErr w:type="spellEnd"/>
      <w:r w:rsidRPr="00480820">
        <w:rPr>
          <w:sz w:val="24"/>
          <w:szCs w:val="24"/>
          <w:lang w:val="sr-Cyrl-RS"/>
        </w:rPr>
        <w:t xml:space="preserve"> бафера у неким веб страницама дозвољава извршење кода</w:t>
      </w:r>
    </w:p>
    <w:p w14:paraId="712DC818" w14:textId="77777777" w:rsidR="001168CB" w:rsidRPr="00480820" w:rsidRDefault="001168CB" w:rsidP="001168CB">
      <w:pPr>
        <w:pStyle w:val="ListParagraph"/>
        <w:ind w:left="1890"/>
        <w:jc w:val="both"/>
        <w:rPr>
          <w:sz w:val="24"/>
          <w:szCs w:val="24"/>
          <w:lang w:val="sr-Cyrl-RS"/>
        </w:rPr>
      </w:pPr>
    </w:p>
    <w:p w14:paraId="634E75CE" w14:textId="08D83D72" w:rsidR="001168CB" w:rsidRPr="00480820" w:rsidRDefault="001168CB" w:rsidP="00E25DD0">
      <w:pPr>
        <w:pStyle w:val="ListParagraph"/>
        <w:numPr>
          <w:ilvl w:val="1"/>
          <w:numId w:val="36"/>
        </w:numPr>
        <w:jc w:val="both"/>
        <w:rPr>
          <w:sz w:val="24"/>
          <w:szCs w:val="24"/>
          <w:lang w:val="sr-Cyrl-RS"/>
        </w:rPr>
      </w:pPr>
      <w:r w:rsidRPr="00480820">
        <w:rPr>
          <w:sz w:val="24"/>
          <w:szCs w:val="24"/>
          <w:lang w:val="sr-Cyrl-RS"/>
        </w:rPr>
        <w:t>Пролаз кроз директоријуме дозвољава приступ приватним подацима</w:t>
      </w:r>
    </w:p>
    <w:p w14:paraId="581BB79E" w14:textId="77777777" w:rsidR="00932B86" w:rsidRPr="00480820" w:rsidRDefault="00932B86" w:rsidP="00932B86">
      <w:pPr>
        <w:jc w:val="both"/>
        <w:rPr>
          <w:sz w:val="24"/>
          <w:szCs w:val="24"/>
          <w:lang w:val="sr-Cyrl-RS"/>
        </w:rPr>
      </w:pPr>
    </w:p>
    <w:p w14:paraId="19A97902" w14:textId="77777777" w:rsidR="00932B86" w:rsidRPr="00480820" w:rsidRDefault="00932B86" w:rsidP="00932B86">
      <w:pPr>
        <w:jc w:val="both"/>
        <w:rPr>
          <w:sz w:val="24"/>
          <w:szCs w:val="24"/>
          <w:lang w:val="sr-Cyrl-RS"/>
        </w:rPr>
      </w:pPr>
    </w:p>
    <w:p w14:paraId="75DBDE5A" w14:textId="173A01B8" w:rsidR="00932B86" w:rsidRPr="00480820" w:rsidRDefault="00932B86" w:rsidP="00932B86">
      <w:pPr>
        <w:pStyle w:val="Heading2"/>
        <w:numPr>
          <w:ilvl w:val="1"/>
          <w:numId w:val="20"/>
        </w:numPr>
        <w:rPr>
          <w:rFonts w:ascii="Times New Roman" w:hAnsi="Times New Roman" w:cs="Times New Roman"/>
          <w:b/>
          <w:bCs/>
          <w:color w:val="auto"/>
          <w:sz w:val="28"/>
          <w:szCs w:val="28"/>
          <w:lang w:val="sr-Cyrl-RS"/>
        </w:rPr>
      </w:pPr>
      <w:bookmarkStart w:id="437" w:name="_Toc178331723"/>
      <w:r w:rsidRPr="00480820">
        <w:rPr>
          <w:rFonts w:ascii="Times New Roman" w:hAnsi="Times New Roman" w:cs="Times New Roman"/>
          <w:color w:val="auto"/>
          <w:sz w:val="28"/>
          <w:szCs w:val="28"/>
          <w:lang w:val="sr-Cyrl-RS"/>
        </w:rPr>
        <w:t>Рањивости Сименс (</w:t>
      </w:r>
      <w:proofErr w:type="spellStart"/>
      <w:r w:rsidRPr="00480820">
        <w:rPr>
          <w:rFonts w:ascii="Times New Roman" w:hAnsi="Times New Roman" w:cs="Times New Roman"/>
          <w:color w:val="auto"/>
          <w:sz w:val="28"/>
          <w:szCs w:val="28"/>
          <w:lang w:val="sr-Cyrl-RS"/>
        </w:rPr>
        <w:t>Siemens</w:t>
      </w:r>
      <w:proofErr w:type="spellEnd"/>
      <w:r w:rsidRPr="00480820">
        <w:rPr>
          <w:rFonts w:ascii="Times New Roman" w:hAnsi="Times New Roman" w:cs="Times New Roman"/>
          <w:color w:val="auto"/>
          <w:sz w:val="28"/>
          <w:szCs w:val="28"/>
          <w:lang w:val="sr-Cyrl-RS"/>
        </w:rPr>
        <w:t>) соларне опреме</w:t>
      </w:r>
      <w:bookmarkEnd w:id="437"/>
    </w:p>
    <w:p w14:paraId="69914DC8" w14:textId="118DFE2E" w:rsidR="00932B86" w:rsidRPr="00480820" w:rsidRDefault="00932B86" w:rsidP="00932B86">
      <w:pPr>
        <w:jc w:val="both"/>
        <w:rPr>
          <w:sz w:val="24"/>
          <w:szCs w:val="24"/>
          <w:lang w:val="sr-Cyrl-RS"/>
        </w:rPr>
      </w:pPr>
    </w:p>
    <w:p w14:paraId="3C1EAA68" w14:textId="77777777" w:rsidR="00CB4201" w:rsidRPr="00480820" w:rsidRDefault="006425B4" w:rsidP="00FD38C1">
      <w:pPr>
        <w:ind w:firstLine="720"/>
        <w:jc w:val="both"/>
        <w:rPr>
          <w:sz w:val="24"/>
          <w:szCs w:val="24"/>
          <w:lang w:val="sr-Cyrl-RS"/>
        </w:rPr>
      </w:pPr>
      <w:r w:rsidRPr="00480820">
        <w:rPr>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sidRPr="00480820">
        <w:rPr>
          <w:sz w:val="24"/>
          <w:szCs w:val="24"/>
          <w:lang w:val="sr-Cyrl-RS"/>
        </w:rPr>
        <w:t>Сименс тим за испитивање сигурности (</w:t>
      </w:r>
      <w:proofErr w:type="spellStart"/>
      <w:r w:rsidR="00F475DC" w:rsidRPr="00480820">
        <w:rPr>
          <w:sz w:val="24"/>
          <w:szCs w:val="24"/>
          <w:lang w:val="sr-Cyrl-RS"/>
        </w:rPr>
        <w:t>Siemens</w:t>
      </w:r>
      <w:proofErr w:type="spellEnd"/>
      <w:r w:rsidR="00F475DC" w:rsidRPr="00480820">
        <w:rPr>
          <w:sz w:val="24"/>
          <w:szCs w:val="24"/>
          <w:lang w:val="sr-Cyrl-RS"/>
        </w:rPr>
        <w:t xml:space="preserve"> </w:t>
      </w:r>
      <w:proofErr w:type="spellStart"/>
      <w:r w:rsidR="00F475DC" w:rsidRPr="00480820">
        <w:rPr>
          <w:sz w:val="24"/>
          <w:szCs w:val="24"/>
          <w:lang w:val="sr-Cyrl-RS"/>
        </w:rPr>
        <w:t>Energy</w:t>
      </w:r>
      <w:proofErr w:type="spellEnd"/>
      <w:r w:rsidR="00F475DC" w:rsidRPr="00480820">
        <w:rPr>
          <w:sz w:val="24"/>
          <w:szCs w:val="24"/>
          <w:lang w:val="sr-Cyrl-RS"/>
        </w:rPr>
        <w:t xml:space="preserve"> </w:t>
      </w:r>
      <w:proofErr w:type="spellStart"/>
      <w:r w:rsidR="00F475DC" w:rsidRPr="00480820">
        <w:rPr>
          <w:sz w:val="24"/>
          <w:szCs w:val="24"/>
          <w:lang w:val="sr-Cyrl-RS"/>
        </w:rPr>
        <w:t>ProductCERT</w:t>
      </w:r>
      <w:proofErr w:type="spellEnd"/>
      <w:r w:rsidR="00F475DC" w:rsidRPr="00480820">
        <w:rPr>
          <w:sz w:val="24"/>
          <w:szCs w:val="24"/>
          <w:lang w:val="sr-Cyrl-RS"/>
        </w:rPr>
        <w:t xml:space="preserve">) и објављује предлоге, безбедносне савете за рањивости које директно утичу на Сименс </w:t>
      </w:r>
      <w:proofErr w:type="spellStart"/>
      <w:r w:rsidR="00F475DC" w:rsidRPr="00480820">
        <w:rPr>
          <w:sz w:val="24"/>
          <w:szCs w:val="24"/>
          <w:lang w:val="sr-Cyrl-RS"/>
        </w:rPr>
        <w:t>Енерџи</w:t>
      </w:r>
      <w:proofErr w:type="spellEnd"/>
      <w:r w:rsidR="00F475DC" w:rsidRPr="00480820">
        <w:rPr>
          <w:sz w:val="24"/>
          <w:szCs w:val="24"/>
          <w:lang w:val="sr-Cyrl-RS"/>
        </w:rPr>
        <w:t xml:space="preserve"> </w:t>
      </w:r>
      <w:proofErr w:type="spellStart"/>
      <w:r w:rsidR="00F475DC" w:rsidRPr="00480820">
        <w:rPr>
          <w:sz w:val="24"/>
          <w:szCs w:val="24"/>
          <w:lang w:val="sr-Cyrl-RS"/>
        </w:rPr>
        <w:t>призводе</w:t>
      </w:r>
      <w:proofErr w:type="spellEnd"/>
      <w:r w:rsidR="00F475DC" w:rsidRPr="00480820">
        <w:rPr>
          <w:sz w:val="24"/>
          <w:szCs w:val="24"/>
          <w:lang w:val="sr-Cyrl-RS"/>
        </w:rPr>
        <w:t xml:space="preserve"> и захтевају акцију корисника.</w:t>
      </w:r>
      <w:r w:rsidR="001C2A10" w:rsidRPr="00480820">
        <w:rPr>
          <w:sz w:val="24"/>
          <w:szCs w:val="24"/>
          <w:lang w:val="sr-Cyrl-RS"/>
        </w:rPr>
        <w:t xml:space="preserve"> </w:t>
      </w:r>
    </w:p>
    <w:p w14:paraId="597FFE55" w14:textId="77777777" w:rsidR="00CB4201" w:rsidRPr="00480820" w:rsidRDefault="00CB4201" w:rsidP="00FD38C1">
      <w:pPr>
        <w:ind w:firstLine="720"/>
        <w:jc w:val="both"/>
        <w:rPr>
          <w:sz w:val="24"/>
          <w:szCs w:val="24"/>
          <w:lang w:val="sr-Cyrl-RS"/>
        </w:rPr>
      </w:pPr>
    </w:p>
    <w:p w14:paraId="64912560" w14:textId="1E4CD7ED" w:rsidR="00CB4201" w:rsidRPr="00480820" w:rsidRDefault="001C2A10" w:rsidP="00CB4201">
      <w:pPr>
        <w:ind w:firstLine="720"/>
        <w:jc w:val="both"/>
        <w:rPr>
          <w:sz w:val="24"/>
          <w:szCs w:val="24"/>
          <w:lang w:val="sr-Cyrl-RS"/>
        </w:rPr>
      </w:pPr>
      <w:r w:rsidRPr="00480820">
        <w:rPr>
          <w:sz w:val="24"/>
          <w:szCs w:val="24"/>
          <w:lang w:val="sr-Cyrl-RS"/>
        </w:rPr>
        <w:t xml:space="preserve"> Као део својих </w:t>
      </w:r>
      <w:proofErr w:type="spellStart"/>
      <w:r w:rsidRPr="00480820">
        <w:rPr>
          <w:sz w:val="24"/>
          <w:szCs w:val="24"/>
          <w:lang w:val="sr-Cyrl-RS"/>
        </w:rPr>
        <w:t>константих</w:t>
      </w:r>
      <w:proofErr w:type="spellEnd"/>
      <w:r w:rsidRPr="00480820">
        <w:rPr>
          <w:sz w:val="24"/>
          <w:szCs w:val="24"/>
          <w:lang w:val="sr-Cyrl-RS"/>
        </w:rPr>
        <w:t xml:space="preserve"> напора да помогне оператерима да управљају безбедносним ризицима, Сименс </w:t>
      </w:r>
      <w:proofErr w:type="spellStart"/>
      <w:r w:rsidRPr="00480820">
        <w:rPr>
          <w:sz w:val="24"/>
          <w:szCs w:val="24"/>
          <w:lang w:val="sr-Cyrl-RS"/>
        </w:rPr>
        <w:t>Енерџи</w:t>
      </w:r>
      <w:proofErr w:type="spellEnd"/>
      <w:r w:rsidRPr="00480820">
        <w:rPr>
          <w:sz w:val="24"/>
          <w:szCs w:val="24"/>
          <w:lang w:val="sr-Cyrl-RS"/>
        </w:rPr>
        <w:t xml:space="preserve"> (</w:t>
      </w:r>
      <w:proofErr w:type="spellStart"/>
      <w:r w:rsidRPr="00480820">
        <w:rPr>
          <w:sz w:val="24"/>
          <w:szCs w:val="24"/>
          <w:lang w:val="sr-Cyrl-RS"/>
        </w:rPr>
        <w:t>Siemens</w:t>
      </w:r>
      <w:proofErr w:type="spellEnd"/>
      <w:r w:rsidRPr="00480820">
        <w:rPr>
          <w:sz w:val="24"/>
          <w:szCs w:val="24"/>
          <w:lang w:val="sr-Cyrl-RS"/>
        </w:rPr>
        <w:t xml:space="preserve"> </w:t>
      </w:r>
      <w:proofErr w:type="spellStart"/>
      <w:r w:rsidRPr="00480820">
        <w:rPr>
          <w:sz w:val="24"/>
          <w:szCs w:val="24"/>
          <w:lang w:val="sr-Cyrl-RS"/>
        </w:rPr>
        <w:t>Energy</w:t>
      </w:r>
      <w:proofErr w:type="spellEnd"/>
      <w:r w:rsidRPr="00480820">
        <w:rPr>
          <w:sz w:val="24"/>
          <w:szCs w:val="24"/>
          <w:lang w:val="sr-Cyrl-RS"/>
        </w:rPr>
        <w:t xml:space="preserve"> </w:t>
      </w:r>
      <w:proofErr w:type="spellStart"/>
      <w:r w:rsidRPr="00480820">
        <w:rPr>
          <w:sz w:val="24"/>
          <w:szCs w:val="24"/>
          <w:lang w:val="sr-Cyrl-RS"/>
        </w:rPr>
        <w:t>ProductCERT</w:t>
      </w:r>
      <w:proofErr w:type="spellEnd"/>
      <w:r w:rsidRPr="00480820">
        <w:rPr>
          <w:sz w:val="24"/>
          <w:szCs w:val="24"/>
          <w:lang w:val="sr-Cyrl-RS"/>
        </w:rPr>
        <w:t>) пружа информације потребне за процену безбедносних проблема.</w:t>
      </w:r>
    </w:p>
    <w:p w14:paraId="12CF3858" w14:textId="77777777" w:rsidR="00CB4201" w:rsidRPr="00480820" w:rsidRDefault="00CB4201" w:rsidP="00CB4201">
      <w:pPr>
        <w:ind w:firstLine="720"/>
        <w:jc w:val="both"/>
        <w:rPr>
          <w:sz w:val="24"/>
          <w:szCs w:val="24"/>
          <w:lang w:val="sr-Cyrl-RS"/>
        </w:rPr>
      </w:pPr>
    </w:p>
    <w:p w14:paraId="225DCBC5" w14:textId="7BD3EF06" w:rsidR="009D03BE" w:rsidRPr="00480820" w:rsidRDefault="00E8213B" w:rsidP="00CB4201">
      <w:pPr>
        <w:ind w:firstLine="720"/>
        <w:jc w:val="both"/>
        <w:rPr>
          <w:sz w:val="24"/>
          <w:szCs w:val="24"/>
          <w:lang w:val="sr-Cyrl-RS"/>
        </w:rPr>
      </w:pPr>
      <w:r w:rsidRPr="00480820">
        <w:rPr>
          <w:sz w:val="24"/>
          <w:szCs w:val="24"/>
          <w:lang w:val="sr-Cyrl-RS"/>
        </w:rPr>
        <w:t xml:space="preserve">SSA-857368 – Низ рањивости у </w:t>
      </w:r>
      <w:proofErr w:type="spellStart"/>
      <w:r w:rsidRPr="00480820">
        <w:rPr>
          <w:sz w:val="24"/>
          <w:szCs w:val="24"/>
          <w:lang w:val="sr-Cyrl-RS"/>
        </w:rPr>
        <w:t>Омниверс</w:t>
      </w:r>
      <w:proofErr w:type="spellEnd"/>
      <w:r w:rsidRPr="00480820">
        <w:rPr>
          <w:sz w:val="24"/>
          <w:szCs w:val="24"/>
          <w:lang w:val="sr-Cyrl-RS"/>
        </w:rPr>
        <w:t xml:space="preserve"> Т3000 систему</w:t>
      </w:r>
      <w:r w:rsidR="00B8571A" w:rsidRPr="00480820">
        <w:rPr>
          <w:sz w:val="24"/>
          <w:szCs w:val="24"/>
          <w:lang w:val="sr-Cyrl-RS"/>
        </w:rPr>
        <w:t>, најновији систем, све наведе рањивости су из 2024 године</w:t>
      </w:r>
      <w:r w:rsidRPr="00480820">
        <w:rPr>
          <w:sz w:val="24"/>
          <w:szCs w:val="24"/>
          <w:lang w:val="sr-Cyrl-RS"/>
        </w:rPr>
        <w:t>:</w:t>
      </w:r>
    </w:p>
    <w:p w14:paraId="60242143" w14:textId="77777777" w:rsidR="009860FA" w:rsidRPr="00480820" w:rsidRDefault="009860FA" w:rsidP="009860FA">
      <w:pPr>
        <w:pStyle w:val="ListParagraph"/>
        <w:ind w:left="810"/>
        <w:jc w:val="both"/>
        <w:rPr>
          <w:sz w:val="24"/>
          <w:szCs w:val="24"/>
          <w:lang w:val="sr-Cyrl-RS"/>
        </w:rPr>
      </w:pPr>
    </w:p>
    <w:p w14:paraId="63A4DF38" w14:textId="77777777" w:rsidR="00CB4201" w:rsidRPr="00480820" w:rsidRDefault="00CB4201" w:rsidP="009860FA">
      <w:pPr>
        <w:pStyle w:val="ListParagraph"/>
        <w:ind w:left="810"/>
        <w:jc w:val="both"/>
        <w:rPr>
          <w:sz w:val="24"/>
          <w:szCs w:val="24"/>
          <w:lang w:val="sr-Cyrl-RS"/>
        </w:rPr>
      </w:pPr>
    </w:p>
    <w:p w14:paraId="73C423D0" w14:textId="77777777" w:rsidR="00CB4201" w:rsidRPr="00480820" w:rsidRDefault="00CB4201" w:rsidP="009860FA">
      <w:pPr>
        <w:pStyle w:val="ListParagraph"/>
        <w:ind w:left="810"/>
        <w:jc w:val="both"/>
        <w:rPr>
          <w:sz w:val="24"/>
          <w:szCs w:val="24"/>
          <w:lang w:val="sr-Cyrl-RS"/>
        </w:rPr>
      </w:pPr>
    </w:p>
    <w:p w14:paraId="1B2175D9" w14:textId="334AF11C"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lastRenderedPageBreak/>
        <w:t>CVE-2024-38876</w:t>
      </w:r>
      <w:r w:rsidR="0036138D" w:rsidRPr="00480820">
        <w:rPr>
          <w:sz w:val="24"/>
          <w:szCs w:val="24"/>
          <w:lang w:val="sr-Cyrl-RS"/>
        </w:rPr>
        <w:t xml:space="preserve"> </w:t>
      </w:r>
      <w:r w:rsidR="009860FA" w:rsidRPr="00480820">
        <w:rPr>
          <w:sz w:val="24"/>
          <w:szCs w:val="24"/>
          <w:lang w:val="sr-Cyrl-RS"/>
        </w:rPr>
        <w:t>–</w:t>
      </w:r>
      <w:r w:rsidR="0036138D" w:rsidRPr="00480820">
        <w:rPr>
          <w:sz w:val="24"/>
          <w:szCs w:val="24"/>
          <w:lang w:val="sr-Cyrl-RS"/>
        </w:rPr>
        <w:t xml:space="preserve"> </w:t>
      </w:r>
      <w:r w:rsidR="009860FA" w:rsidRPr="00480820">
        <w:rPr>
          <w:sz w:val="24"/>
          <w:szCs w:val="24"/>
          <w:lang w:val="sr-Cyrl-RS"/>
        </w:rPr>
        <w:t xml:space="preserve">апликација са овим проблемом дозвољава </w:t>
      </w:r>
      <w:proofErr w:type="spellStart"/>
      <w:r w:rsidR="009860FA" w:rsidRPr="00480820">
        <w:rPr>
          <w:sz w:val="24"/>
          <w:szCs w:val="24"/>
          <w:lang w:val="sr-Cyrl-RS"/>
        </w:rPr>
        <w:t>извшавање</w:t>
      </w:r>
      <w:proofErr w:type="spellEnd"/>
      <w:r w:rsidR="009860FA" w:rsidRPr="00480820">
        <w:rPr>
          <w:sz w:val="24"/>
          <w:szCs w:val="24"/>
          <w:lang w:val="sr-Cyrl-RS"/>
        </w:rPr>
        <w:t xml:space="preserve"> кода обичног корисника као да има администраторске привилегије.</w:t>
      </w:r>
    </w:p>
    <w:p w14:paraId="10B09413" w14:textId="2182D5A5" w:rsidR="009860FA" w:rsidRPr="00480820" w:rsidRDefault="009860FA" w:rsidP="009860FA">
      <w:pPr>
        <w:pStyle w:val="ListParagraph"/>
        <w:ind w:left="1890"/>
        <w:jc w:val="both"/>
        <w:rPr>
          <w:sz w:val="24"/>
          <w:szCs w:val="24"/>
          <w:lang w:val="sr-Cyrl-RS"/>
        </w:rPr>
      </w:pPr>
    </w:p>
    <w:p w14:paraId="60D3EF58" w14:textId="5E96028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CVE-2024-38877</w:t>
      </w:r>
      <w:r w:rsidR="0036138D" w:rsidRPr="00480820">
        <w:rPr>
          <w:sz w:val="24"/>
          <w:szCs w:val="24"/>
          <w:lang w:val="sr-Cyrl-RS"/>
        </w:rPr>
        <w:t xml:space="preserve"> </w:t>
      </w:r>
      <w:r w:rsidR="00616387" w:rsidRPr="00480820">
        <w:rPr>
          <w:sz w:val="24"/>
          <w:szCs w:val="24"/>
          <w:lang w:val="sr-Cyrl-RS"/>
        </w:rPr>
        <w:t>–</w:t>
      </w:r>
      <w:r w:rsidR="0036138D" w:rsidRPr="00480820">
        <w:rPr>
          <w:sz w:val="24"/>
          <w:szCs w:val="24"/>
          <w:lang w:val="sr-Cyrl-RS"/>
        </w:rPr>
        <w:t xml:space="preserve"> </w:t>
      </w:r>
      <w:r w:rsidR="00616387" w:rsidRPr="00480820">
        <w:rPr>
          <w:sz w:val="24"/>
          <w:szCs w:val="24"/>
          <w:lang w:val="sr-Cyrl-RS"/>
        </w:rPr>
        <w:t xml:space="preserve">уређаји чувају </w:t>
      </w:r>
      <w:proofErr w:type="spellStart"/>
      <w:r w:rsidR="00616387" w:rsidRPr="00480820">
        <w:rPr>
          <w:sz w:val="24"/>
          <w:szCs w:val="24"/>
          <w:lang w:val="sr-Cyrl-RS"/>
        </w:rPr>
        <w:t>креденцијале</w:t>
      </w:r>
      <w:proofErr w:type="spellEnd"/>
      <w:r w:rsidR="00616387" w:rsidRPr="00480820">
        <w:rPr>
          <w:sz w:val="24"/>
          <w:szCs w:val="24"/>
          <w:lang w:val="sr-Cyrl-RS"/>
        </w:rPr>
        <w:t xml:space="preserve">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w:t>
      </w:r>
      <w:proofErr w:type="spellStart"/>
      <w:r w:rsidR="00616387" w:rsidRPr="00480820">
        <w:rPr>
          <w:sz w:val="24"/>
          <w:szCs w:val="24"/>
          <w:lang w:val="sr-Cyrl-RS"/>
        </w:rPr>
        <w:t>мррежу</w:t>
      </w:r>
      <w:proofErr w:type="spellEnd"/>
      <w:r w:rsidR="00616387" w:rsidRPr="00480820">
        <w:rPr>
          <w:sz w:val="24"/>
          <w:szCs w:val="24"/>
          <w:lang w:val="sr-Cyrl-RS"/>
        </w:rPr>
        <w:t>.</w:t>
      </w:r>
    </w:p>
    <w:p w14:paraId="5CA579E6" w14:textId="77777777" w:rsidR="009779B8" w:rsidRPr="00480820" w:rsidRDefault="009779B8" w:rsidP="009779B8">
      <w:pPr>
        <w:jc w:val="both"/>
        <w:rPr>
          <w:sz w:val="24"/>
          <w:szCs w:val="24"/>
          <w:lang w:val="sr-Cyrl-RS"/>
        </w:rPr>
      </w:pPr>
    </w:p>
    <w:p w14:paraId="585C9FDF" w14:textId="23A0C4DF"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CVE-2024-38878</w:t>
      </w:r>
      <w:r w:rsidR="0036138D" w:rsidRPr="00480820">
        <w:rPr>
          <w:sz w:val="24"/>
          <w:szCs w:val="24"/>
          <w:lang w:val="sr-Cyrl-RS"/>
        </w:rPr>
        <w:t xml:space="preserve"> </w:t>
      </w:r>
      <w:r w:rsidR="007116C1" w:rsidRPr="00480820">
        <w:rPr>
          <w:sz w:val="24"/>
          <w:szCs w:val="24"/>
          <w:lang w:val="sr-Cyrl-RS"/>
        </w:rPr>
        <w:t>–</w:t>
      </w:r>
      <w:r w:rsidR="0036138D" w:rsidRPr="00480820">
        <w:rPr>
          <w:sz w:val="24"/>
          <w:szCs w:val="24"/>
          <w:lang w:val="sr-Cyrl-RS"/>
        </w:rPr>
        <w:t xml:space="preserve"> </w:t>
      </w:r>
      <w:r w:rsidR="007116C1" w:rsidRPr="00480820">
        <w:rPr>
          <w:sz w:val="24"/>
          <w:szCs w:val="24"/>
          <w:lang w:val="sr-Cyrl-RS"/>
        </w:rPr>
        <w:t xml:space="preserve">рањив </w:t>
      </w:r>
      <w:proofErr w:type="spellStart"/>
      <w:r w:rsidR="007116C1" w:rsidRPr="00480820">
        <w:rPr>
          <w:sz w:val="24"/>
          <w:szCs w:val="24"/>
          <w:lang w:val="sr-Cyrl-RS"/>
        </w:rPr>
        <w:t>ендпоинт</w:t>
      </w:r>
      <w:proofErr w:type="spellEnd"/>
      <w:r w:rsidR="007116C1" w:rsidRPr="00480820">
        <w:rPr>
          <w:sz w:val="24"/>
          <w:szCs w:val="24"/>
          <w:lang w:val="sr-Cyrl-RS"/>
        </w:rPr>
        <w:t xml:space="preserve"> АПИ-ја који дозвољава недозвољено скидање података са уређаја</w:t>
      </w:r>
      <w:r w:rsidR="00D02D64" w:rsidRPr="00480820">
        <w:rPr>
          <w:sz w:val="24"/>
          <w:szCs w:val="24"/>
          <w:lang w:val="sr-Cyrl-RS"/>
        </w:rPr>
        <w:t>.</w:t>
      </w:r>
    </w:p>
    <w:p w14:paraId="5F89CAF9" w14:textId="77777777" w:rsidR="00D02D64" w:rsidRPr="00480820" w:rsidRDefault="00D02D64" w:rsidP="00D02D64">
      <w:pPr>
        <w:jc w:val="both"/>
        <w:rPr>
          <w:sz w:val="24"/>
          <w:szCs w:val="24"/>
          <w:lang w:val="sr-Cyrl-RS"/>
        </w:rPr>
      </w:pPr>
    </w:p>
    <w:p w14:paraId="04793D39" w14:textId="7D2D3AC2" w:rsidR="00E8213B" w:rsidRPr="00480820" w:rsidRDefault="00E8213B" w:rsidP="00CB4201">
      <w:pPr>
        <w:pStyle w:val="ListParagraph"/>
        <w:numPr>
          <w:ilvl w:val="0"/>
          <w:numId w:val="36"/>
        </w:numPr>
        <w:jc w:val="both"/>
        <w:rPr>
          <w:sz w:val="24"/>
          <w:szCs w:val="24"/>
          <w:lang w:val="sr-Cyrl-RS"/>
        </w:rPr>
      </w:pPr>
      <w:r w:rsidRPr="00480820">
        <w:rPr>
          <w:sz w:val="24"/>
          <w:szCs w:val="24"/>
          <w:lang w:val="sr-Cyrl-RS"/>
        </w:rPr>
        <w:t>CVE-2024-38879</w:t>
      </w:r>
      <w:r w:rsidR="0036138D" w:rsidRPr="00480820">
        <w:rPr>
          <w:sz w:val="24"/>
          <w:szCs w:val="24"/>
          <w:lang w:val="sr-Cyrl-RS"/>
        </w:rPr>
        <w:t xml:space="preserve"> </w:t>
      </w:r>
      <w:r w:rsidR="008936A2" w:rsidRPr="00480820">
        <w:rPr>
          <w:sz w:val="24"/>
          <w:szCs w:val="24"/>
          <w:lang w:val="sr-Cyrl-RS"/>
        </w:rPr>
        <w:t>–</w:t>
      </w:r>
      <w:r w:rsidR="0036138D" w:rsidRPr="00480820">
        <w:rPr>
          <w:sz w:val="24"/>
          <w:szCs w:val="24"/>
          <w:lang w:val="sr-Cyrl-RS"/>
        </w:rPr>
        <w:t xml:space="preserve"> </w:t>
      </w:r>
      <w:r w:rsidR="008936A2" w:rsidRPr="00480820">
        <w:rPr>
          <w:sz w:val="24"/>
          <w:szCs w:val="24"/>
          <w:lang w:val="sr-Cyrl-RS"/>
        </w:rPr>
        <w:t xml:space="preserve">отворен порт интерне </w:t>
      </w:r>
      <w:proofErr w:type="spellStart"/>
      <w:r w:rsidR="008936A2" w:rsidRPr="00480820">
        <w:rPr>
          <w:sz w:val="24"/>
          <w:szCs w:val="24"/>
          <w:lang w:val="sr-Cyrl-RS"/>
        </w:rPr>
        <w:t>аплиакције</w:t>
      </w:r>
      <w:proofErr w:type="spellEnd"/>
      <w:r w:rsidR="008936A2" w:rsidRPr="00480820">
        <w:rPr>
          <w:sz w:val="24"/>
          <w:szCs w:val="24"/>
          <w:lang w:val="sr-Cyrl-RS"/>
        </w:rPr>
        <w:t xml:space="preserve"> на јавној мрежи, дозвољава нападачу да комплетно заобиђе логовање.</w:t>
      </w:r>
    </w:p>
    <w:p w14:paraId="4D55CD8C" w14:textId="77777777" w:rsidR="00A61FBE" w:rsidRPr="00480820" w:rsidRDefault="00A61FBE" w:rsidP="00A61FBE">
      <w:pPr>
        <w:pStyle w:val="ListParagraph"/>
        <w:rPr>
          <w:sz w:val="24"/>
          <w:szCs w:val="24"/>
          <w:lang w:val="sr-Cyrl-RS"/>
        </w:rPr>
      </w:pPr>
    </w:p>
    <w:p w14:paraId="45C5B8F8" w14:textId="79D456A9" w:rsidR="00A61FBE" w:rsidRPr="00480820" w:rsidRDefault="00A61FBE" w:rsidP="00A61FBE">
      <w:pPr>
        <w:ind w:firstLine="720"/>
        <w:jc w:val="both"/>
        <w:rPr>
          <w:sz w:val="24"/>
          <w:szCs w:val="24"/>
          <w:lang w:val="sr-Cyrl-RS"/>
        </w:rPr>
      </w:pPr>
      <w:r w:rsidRPr="00480820">
        <w:rPr>
          <w:sz w:val="24"/>
          <w:szCs w:val="24"/>
          <w:lang w:val="sr-Cyrl-RS"/>
        </w:rPr>
        <w:t xml:space="preserve">Сименс даје мапу </w:t>
      </w:r>
      <w:r w:rsidR="00BF3F5D" w:rsidRPr="00480820">
        <w:rPr>
          <w:sz w:val="24"/>
          <w:szCs w:val="24"/>
          <w:lang w:val="sr-Cyrl-RS"/>
        </w:rPr>
        <w:t>типова</w:t>
      </w:r>
      <w:r w:rsidRPr="00480820">
        <w:rPr>
          <w:sz w:val="24"/>
          <w:szCs w:val="24"/>
          <w:lang w:val="sr-Cyrl-RS"/>
        </w:rPr>
        <w:t xml:space="preserve"> рањивости </w:t>
      </w:r>
      <w:proofErr w:type="spellStart"/>
      <w:r w:rsidRPr="00480820">
        <w:rPr>
          <w:sz w:val="24"/>
          <w:szCs w:val="24"/>
          <w:lang w:val="sr-Cyrl-RS"/>
        </w:rPr>
        <w:t>рањивости</w:t>
      </w:r>
      <w:proofErr w:type="spellEnd"/>
      <w:r w:rsidRPr="00480820">
        <w:rPr>
          <w:sz w:val="24"/>
          <w:szCs w:val="24"/>
          <w:lang w:val="sr-Cyrl-RS"/>
        </w:rPr>
        <w:t xml:space="preserve"> као и њихов </w:t>
      </w:r>
      <w:r w:rsidR="00BF3F5D" w:rsidRPr="00480820">
        <w:rPr>
          <w:sz w:val="24"/>
          <w:szCs w:val="24"/>
          <w:lang w:val="sr-Cyrl-RS"/>
        </w:rPr>
        <w:t>број</w:t>
      </w:r>
      <w:r w:rsidRPr="00480820">
        <w:rPr>
          <w:sz w:val="24"/>
          <w:szCs w:val="24"/>
          <w:lang w:val="sr-Cyrl-RS"/>
        </w:rPr>
        <w:t xml:space="preserve"> у зависности од године:</w:t>
      </w:r>
    </w:p>
    <w:p w14:paraId="7FD43473" w14:textId="2CA14451" w:rsidR="009D03BE" w:rsidRPr="00480820" w:rsidRDefault="00662ED3" w:rsidP="00302488">
      <w:pPr>
        <w:rPr>
          <w:lang w:val="sr-Cyrl-RS"/>
        </w:rPr>
      </w:pPr>
      <w:r w:rsidRPr="00480820">
        <w:rPr>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Pr="00480820" w:rsidRDefault="006541EA" w:rsidP="00302488">
      <w:pPr>
        <w:rPr>
          <w:lang w:val="sr-Cyrl-RS"/>
        </w:rPr>
      </w:pPr>
    </w:p>
    <w:p w14:paraId="0C9D91A8" w14:textId="77777777" w:rsidR="00662ED3" w:rsidRPr="00480820" w:rsidRDefault="00662ED3" w:rsidP="00302488">
      <w:pPr>
        <w:rPr>
          <w:lang w:val="sr-Cyrl-RS"/>
        </w:rPr>
      </w:pPr>
    </w:p>
    <w:p w14:paraId="0042D8C9" w14:textId="77777777" w:rsidR="00662ED3" w:rsidRPr="00480820" w:rsidRDefault="00662ED3" w:rsidP="00302488">
      <w:pPr>
        <w:rPr>
          <w:lang w:val="sr-Cyrl-RS"/>
        </w:rPr>
      </w:pPr>
    </w:p>
    <w:p w14:paraId="08EAD18A" w14:textId="77777777" w:rsidR="00662ED3" w:rsidRPr="00480820" w:rsidRDefault="00662ED3" w:rsidP="00302488">
      <w:pPr>
        <w:rPr>
          <w:lang w:val="sr-Cyrl-RS"/>
        </w:rPr>
      </w:pPr>
    </w:p>
    <w:p w14:paraId="38B12D30" w14:textId="77777777" w:rsidR="00662ED3" w:rsidRPr="00480820" w:rsidRDefault="00662ED3" w:rsidP="00302488">
      <w:pPr>
        <w:rPr>
          <w:lang w:val="sr-Cyrl-RS"/>
        </w:rPr>
      </w:pPr>
    </w:p>
    <w:p w14:paraId="4C0F6F3A" w14:textId="77777777" w:rsidR="00662ED3" w:rsidRPr="00480820" w:rsidRDefault="00662ED3" w:rsidP="00302488">
      <w:pPr>
        <w:rPr>
          <w:lang w:val="sr-Cyrl-RS"/>
        </w:rPr>
      </w:pPr>
    </w:p>
    <w:p w14:paraId="149B3C2B" w14:textId="77777777" w:rsidR="00662ED3" w:rsidRPr="00480820" w:rsidRDefault="00662ED3" w:rsidP="00302488">
      <w:pPr>
        <w:rPr>
          <w:lang w:val="sr-Cyrl-RS"/>
        </w:rPr>
      </w:pPr>
    </w:p>
    <w:p w14:paraId="577D0910" w14:textId="77777777" w:rsidR="00662ED3" w:rsidRPr="00480820" w:rsidRDefault="00662ED3" w:rsidP="00302488">
      <w:pPr>
        <w:rPr>
          <w:lang w:val="sr-Cyrl-RS"/>
        </w:rPr>
      </w:pPr>
    </w:p>
    <w:p w14:paraId="69B59987" w14:textId="77777777" w:rsidR="00662ED3" w:rsidRPr="00480820" w:rsidRDefault="00662ED3" w:rsidP="00302488">
      <w:pPr>
        <w:rPr>
          <w:lang w:val="sr-Cyrl-RS"/>
        </w:rPr>
      </w:pPr>
    </w:p>
    <w:p w14:paraId="1D24562F" w14:textId="77777777" w:rsidR="00662ED3" w:rsidRPr="00480820" w:rsidRDefault="00662ED3" w:rsidP="00302488">
      <w:pPr>
        <w:rPr>
          <w:lang w:val="sr-Cyrl-RS"/>
        </w:rPr>
      </w:pPr>
    </w:p>
    <w:p w14:paraId="3E877EE5" w14:textId="77777777" w:rsidR="00662ED3" w:rsidRPr="00480820" w:rsidRDefault="00662ED3" w:rsidP="00302488">
      <w:pPr>
        <w:rPr>
          <w:lang w:val="sr-Cyrl-RS"/>
        </w:rPr>
      </w:pPr>
    </w:p>
    <w:p w14:paraId="1DE9525B" w14:textId="77777777" w:rsidR="00662ED3" w:rsidRPr="00480820" w:rsidRDefault="00662ED3" w:rsidP="00302488">
      <w:pPr>
        <w:rPr>
          <w:lang w:val="sr-Cyrl-RS"/>
        </w:rPr>
      </w:pPr>
    </w:p>
    <w:p w14:paraId="4BD54F8A" w14:textId="77777777" w:rsidR="00662ED3" w:rsidRPr="00480820" w:rsidRDefault="00662ED3" w:rsidP="00302488">
      <w:pPr>
        <w:rPr>
          <w:lang w:val="sr-Cyrl-RS"/>
        </w:rPr>
      </w:pPr>
    </w:p>
    <w:p w14:paraId="684667F8" w14:textId="77777777" w:rsidR="00662ED3" w:rsidRPr="00480820" w:rsidRDefault="00662ED3" w:rsidP="00302488">
      <w:pPr>
        <w:rPr>
          <w:lang w:val="sr-Cyrl-RS"/>
        </w:rPr>
      </w:pPr>
    </w:p>
    <w:p w14:paraId="203E5D87" w14:textId="77777777" w:rsidR="00662ED3" w:rsidRPr="00480820" w:rsidRDefault="00662ED3" w:rsidP="00302488">
      <w:pPr>
        <w:rPr>
          <w:lang w:val="sr-Cyrl-RS"/>
        </w:rPr>
      </w:pPr>
    </w:p>
    <w:p w14:paraId="1816BA79" w14:textId="77777777" w:rsidR="00662ED3" w:rsidRPr="00480820" w:rsidRDefault="00662ED3" w:rsidP="00302488">
      <w:pPr>
        <w:rPr>
          <w:lang w:val="sr-Cyrl-RS"/>
        </w:rPr>
      </w:pPr>
    </w:p>
    <w:p w14:paraId="5837AC27" w14:textId="77777777" w:rsidR="00662ED3" w:rsidRPr="00480820" w:rsidRDefault="00662ED3" w:rsidP="00662ED3">
      <w:pPr>
        <w:ind w:firstLine="720"/>
        <w:jc w:val="both"/>
        <w:rPr>
          <w:sz w:val="24"/>
          <w:szCs w:val="24"/>
          <w:lang w:val="sr-Cyrl-RS"/>
        </w:rPr>
      </w:pPr>
      <w:r w:rsidRPr="00480820">
        <w:rPr>
          <w:sz w:val="24"/>
          <w:szCs w:val="24"/>
          <w:lang w:val="sr-Cyrl-RS"/>
        </w:rPr>
        <w:t xml:space="preserve">Сименс такође даје мапу најзаступљенијих рањивости </w:t>
      </w:r>
      <w:proofErr w:type="spellStart"/>
      <w:r w:rsidRPr="00480820">
        <w:rPr>
          <w:sz w:val="24"/>
          <w:szCs w:val="24"/>
          <w:lang w:val="sr-Cyrl-RS"/>
        </w:rPr>
        <w:t>рањивости</w:t>
      </w:r>
      <w:proofErr w:type="spellEnd"/>
      <w:r w:rsidRPr="00480820">
        <w:rPr>
          <w:sz w:val="24"/>
          <w:szCs w:val="24"/>
          <w:lang w:val="sr-Cyrl-RS"/>
        </w:rPr>
        <w:t xml:space="preserve"> као и њихов тип у зависности од године:</w:t>
      </w:r>
    </w:p>
    <w:p w14:paraId="36DFDA77" w14:textId="573F76BC" w:rsidR="006A4591" w:rsidRPr="00480820" w:rsidRDefault="00662ED3" w:rsidP="00302488">
      <w:pPr>
        <w:rPr>
          <w:lang w:val="sr-Cyrl-RS"/>
        </w:rPr>
      </w:pPr>
      <w:r w:rsidRPr="00480820">
        <w:rPr>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354653A3" w14:textId="77777777" w:rsidR="00D87B79" w:rsidRPr="00480820" w:rsidRDefault="00D87B79" w:rsidP="00D87B79">
      <w:pPr>
        <w:pStyle w:val="Heading1"/>
        <w:numPr>
          <w:ilvl w:val="0"/>
          <w:numId w:val="1"/>
        </w:numPr>
        <w:rPr>
          <w:rFonts w:ascii="Times New Roman" w:hAnsi="Times New Roman" w:cs="Times New Roman"/>
          <w:color w:val="auto"/>
          <w:lang w:val="sr-Cyrl-RS"/>
        </w:rPr>
      </w:pPr>
      <w:bookmarkStart w:id="438" w:name="_Toc178331724"/>
      <w:r w:rsidRPr="00480820">
        <w:rPr>
          <w:rFonts w:ascii="Times New Roman" w:hAnsi="Times New Roman" w:cs="Times New Roman"/>
          <w:color w:val="auto"/>
          <w:lang w:val="sr-Cyrl-RS"/>
        </w:rPr>
        <w:lastRenderedPageBreak/>
        <w:t>Степен отворености (</w:t>
      </w:r>
      <w:proofErr w:type="spellStart"/>
      <w:r w:rsidRPr="00480820">
        <w:rPr>
          <w:rFonts w:ascii="Times New Roman" w:hAnsi="Times New Roman" w:cs="Times New Roman"/>
          <w:color w:val="auto"/>
          <w:lang w:val="sr-Cyrl-RS"/>
        </w:rPr>
        <w:t>Attack</w:t>
      </w:r>
      <w:proofErr w:type="spellEnd"/>
      <w:r w:rsidRPr="00480820">
        <w:rPr>
          <w:rFonts w:ascii="Times New Roman" w:hAnsi="Times New Roman" w:cs="Times New Roman"/>
          <w:color w:val="auto"/>
          <w:lang w:val="sr-Cyrl-RS"/>
        </w:rPr>
        <w:t xml:space="preserve"> </w:t>
      </w:r>
      <w:proofErr w:type="spellStart"/>
      <w:r w:rsidRPr="00480820">
        <w:rPr>
          <w:rFonts w:ascii="Times New Roman" w:hAnsi="Times New Roman" w:cs="Times New Roman"/>
          <w:color w:val="auto"/>
          <w:lang w:val="sr-Cyrl-RS"/>
        </w:rPr>
        <w:t>surface</w:t>
      </w:r>
      <w:proofErr w:type="spellEnd"/>
      <w:r w:rsidRPr="00480820">
        <w:rPr>
          <w:rFonts w:ascii="Times New Roman" w:hAnsi="Times New Roman" w:cs="Times New Roman"/>
          <w:color w:val="auto"/>
          <w:lang w:val="sr-Cyrl-RS"/>
        </w:rPr>
        <w:t>)</w:t>
      </w:r>
      <w:bookmarkEnd w:id="438"/>
    </w:p>
    <w:p w14:paraId="6A8B77F3" w14:textId="77777777" w:rsidR="00B34806" w:rsidRPr="00480820" w:rsidRDefault="00B34806" w:rsidP="003C48D5">
      <w:pPr>
        <w:jc w:val="both"/>
        <w:rPr>
          <w:sz w:val="24"/>
          <w:szCs w:val="24"/>
          <w:lang w:val="sr-Cyrl-RS"/>
        </w:rPr>
      </w:pPr>
    </w:p>
    <w:p w14:paraId="676D32D9" w14:textId="336F9A1B" w:rsidR="003C48D5" w:rsidRPr="00480820" w:rsidRDefault="003C48D5" w:rsidP="00E908CE">
      <w:pPr>
        <w:ind w:firstLine="720"/>
        <w:jc w:val="both"/>
        <w:rPr>
          <w:sz w:val="24"/>
          <w:szCs w:val="24"/>
          <w:lang w:val="sr-Cyrl-RS"/>
        </w:rPr>
      </w:pPr>
      <w:r w:rsidRPr="00480820">
        <w:rPr>
          <w:sz w:val="24"/>
          <w:szCs w:val="24"/>
          <w:lang w:val="sr-Cyrl-RS"/>
        </w:rPr>
        <w:t xml:space="preserve">Степен отворености је број свих могућих тачака или вектора напада где неовлашћени корисник може приступити систему и </w:t>
      </w:r>
      <w:r w:rsidR="000007E1" w:rsidRPr="00480820">
        <w:rPr>
          <w:sz w:val="24"/>
          <w:szCs w:val="24"/>
          <w:lang w:val="sr-Cyrl-RS"/>
        </w:rPr>
        <w:t>прибавити</w:t>
      </w:r>
      <w:r w:rsidRPr="00480820">
        <w:rPr>
          <w:sz w:val="24"/>
          <w:szCs w:val="24"/>
          <w:lang w:val="sr-Cyrl-RS"/>
        </w:rPr>
        <w:t xml:space="preserve"> податке. Што је мањ</w:t>
      </w:r>
      <w:r w:rsidR="00645698" w:rsidRPr="00480820">
        <w:rPr>
          <w:sz w:val="24"/>
          <w:szCs w:val="24"/>
          <w:lang w:val="sr-Cyrl-RS"/>
        </w:rPr>
        <w:t>и</w:t>
      </w:r>
      <w:r w:rsidRPr="00480820">
        <w:rPr>
          <w:sz w:val="24"/>
          <w:szCs w:val="24"/>
          <w:lang w:val="sr-Cyrl-RS"/>
        </w:rPr>
        <w:t xml:space="preserve"> </w:t>
      </w:r>
      <w:r w:rsidR="00645698" w:rsidRPr="00480820">
        <w:rPr>
          <w:sz w:val="24"/>
          <w:szCs w:val="24"/>
          <w:lang w:val="sr-Cyrl-RS"/>
        </w:rPr>
        <w:t>степен отворености</w:t>
      </w:r>
      <w:r w:rsidR="00D7460E" w:rsidRPr="00480820">
        <w:rPr>
          <w:sz w:val="24"/>
          <w:szCs w:val="24"/>
          <w:lang w:val="sr-Cyrl-RS"/>
        </w:rPr>
        <w:t xml:space="preserve"> већа је безбедности </w:t>
      </w:r>
      <w:proofErr w:type="spellStart"/>
      <w:r w:rsidR="00D7460E" w:rsidRPr="00480820">
        <w:rPr>
          <w:sz w:val="24"/>
          <w:szCs w:val="24"/>
          <w:lang w:val="sr-Cyrl-RS"/>
        </w:rPr>
        <w:t>ситема</w:t>
      </w:r>
      <w:proofErr w:type="spellEnd"/>
      <w:r w:rsidRPr="00480820">
        <w:rPr>
          <w:sz w:val="24"/>
          <w:szCs w:val="24"/>
          <w:lang w:val="sr-Cyrl-RS"/>
        </w:rPr>
        <w:t>.</w:t>
      </w:r>
      <w:r w:rsidR="009F7977" w:rsidRPr="00480820">
        <w:rPr>
          <w:sz w:val="24"/>
          <w:szCs w:val="24"/>
          <w:lang w:val="sr-Cyrl-RS"/>
        </w:rPr>
        <w:t xml:space="preserve"> </w:t>
      </w:r>
      <w:r w:rsidRPr="00480820">
        <w:rPr>
          <w:sz w:val="24"/>
          <w:szCs w:val="24"/>
          <w:lang w:val="sr-Cyrl-RS"/>
        </w:rPr>
        <w:t xml:space="preserve">Организације морају стално настојати </w:t>
      </w:r>
      <w:r w:rsidR="009F7977" w:rsidRPr="00480820">
        <w:rPr>
          <w:sz w:val="24"/>
          <w:szCs w:val="24"/>
          <w:lang w:val="sr-Cyrl-RS"/>
        </w:rPr>
        <w:t>смањењу</w:t>
      </w:r>
      <w:r w:rsidRPr="00480820">
        <w:rPr>
          <w:sz w:val="24"/>
          <w:szCs w:val="24"/>
          <w:lang w:val="sr-Cyrl-RS"/>
        </w:rPr>
        <w:t xml:space="preserve"> </w:t>
      </w:r>
      <w:r w:rsidR="00E908CE" w:rsidRPr="00480820">
        <w:rPr>
          <w:sz w:val="24"/>
          <w:szCs w:val="24"/>
          <w:lang w:val="sr-Cyrl-RS"/>
        </w:rPr>
        <w:t>степен</w:t>
      </w:r>
      <w:r w:rsidR="009F7977" w:rsidRPr="00480820">
        <w:rPr>
          <w:sz w:val="24"/>
          <w:szCs w:val="24"/>
          <w:lang w:val="sr-Cyrl-RS"/>
        </w:rPr>
        <w:t>а</w:t>
      </w:r>
      <w:r w:rsidR="00E908CE" w:rsidRPr="00480820">
        <w:rPr>
          <w:sz w:val="24"/>
          <w:szCs w:val="24"/>
          <w:lang w:val="sr-Cyrl-RS"/>
        </w:rPr>
        <w:t xml:space="preserve"> отворености</w:t>
      </w:r>
      <w:r w:rsidRPr="00480820">
        <w:rPr>
          <w:sz w:val="24"/>
          <w:szCs w:val="24"/>
          <w:lang w:val="sr-Cyrl-RS"/>
        </w:rPr>
        <w:t xml:space="preserve"> како би смањиле ризик од успешних сајбер напада. Међутим, то постаје све теже како проширују своје дигитално присуство и прихватају нове технологије.</w:t>
      </w:r>
    </w:p>
    <w:p w14:paraId="63449E53" w14:textId="2E310DBB" w:rsidR="003C48D5" w:rsidRPr="00480820" w:rsidRDefault="003C48D5" w:rsidP="003C48D5">
      <w:pPr>
        <w:jc w:val="both"/>
        <w:rPr>
          <w:sz w:val="24"/>
          <w:szCs w:val="24"/>
          <w:lang w:val="sr-Cyrl-RS"/>
        </w:rPr>
      </w:pPr>
    </w:p>
    <w:p w14:paraId="5A7ABAC8" w14:textId="79AEF333" w:rsidR="003C48D5" w:rsidRPr="00480820" w:rsidRDefault="00E908CE" w:rsidP="00F14CE9">
      <w:pPr>
        <w:jc w:val="both"/>
        <w:rPr>
          <w:sz w:val="24"/>
          <w:szCs w:val="24"/>
          <w:lang w:val="sr-Cyrl-RS"/>
        </w:rPr>
      </w:pPr>
      <w:r w:rsidRPr="00480820">
        <w:rPr>
          <w:sz w:val="24"/>
          <w:szCs w:val="24"/>
          <w:lang w:val="sr-Cyrl-RS"/>
        </w:rPr>
        <w:t>Степен отворености</w:t>
      </w:r>
      <w:r w:rsidR="003C48D5" w:rsidRPr="00480820">
        <w:rPr>
          <w:sz w:val="24"/>
          <w:szCs w:val="24"/>
          <w:lang w:val="sr-Cyrl-RS"/>
        </w:rPr>
        <w:t xml:space="preserve"> се дели на две категорије: дигиталну и физичку.</w:t>
      </w:r>
    </w:p>
    <w:p w14:paraId="315C6253" w14:textId="6FDD9FDC" w:rsidR="003C48D5" w:rsidRPr="00480820" w:rsidRDefault="003C48D5" w:rsidP="003C48D5">
      <w:pPr>
        <w:jc w:val="both"/>
        <w:rPr>
          <w:sz w:val="24"/>
          <w:szCs w:val="24"/>
          <w:lang w:val="sr-Cyrl-RS"/>
        </w:rPr>
      </w:pPr>
    </w:p>
    <w:p w14:paraId="00871D91" w14:textId="0693961B"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5D2E69F5" w14:textId="77777777" w:rsidR="006F3E95" w:rsidRPr="00480820" w:rsidRDefault="006F3E95" w:rsidP="006F3E95">
      <w:pPr>
        <w:pStyle w:val="ListParagraph"/>
        <w:keepNext/>
        <w:keepLines/>
        <w:numPr>
          <w:ilvl w:val="0"/>
          <w:numId w:val="18"/>
        </w:numPr>
        <w:spacing w:before="40"/>
        <w:contextualSpacing w:val="0"/>
        <w:outlineLvl w:val="4"/>
        <w:rPr>
          <w:rFonts w:eastAsiaTheme="majorEastAsia"/>
          <w:vanish/>
          <w:lang w:val="sr-Cyrl-RS"/>
        </w:rPr>
      </w:pPr>
    </w:p>
    <w:p w14:paraId="1C306962" w14:textId="77777777" w:rsidR="006F3E95" w:rsidRPr="00480820" w:rsidRDefault="006F3E95" w:rsidP="006F3E95">
      <w:pPr>
        <w:pStyle w:val="ListParagraph"/>
        <w:keepNext/>
        <w:keepLines/>
        <w:numPr>
          <w:ilvl w:val="1"/>
          <w:numId w:val="18"/>
        </w:numPr>
        <w:spacing w:before="40"/>
        <w:contextualSpacing w:val="0"/>
        <w:outlineLvl w:val="4"/>
        <w:rPr>
          <w:rFonts w:eastAsiaTheme="majorEastAsia"/>
          <w:vanish/>
          <w:lang w:val="sr-Cyrl-RS"/>
        </w:rPr>
      </w:pPr>
    </w:p>
    <w:p w14:paraId="4034D18F" w14:textId="4E5B68F9" w:rsidR="003C48D5" w:rsidRPr="00480820" w:rsidRDefault="00E45A83" w:rsidP="006F3E95">
      <w:pPr>
        <w:pStyle w:val="Heading5"/>
        <w:numPr>
          <w:ilvl w:val="1"/>
          <w:numId w:val="18"/>
        </w:numPr>
        <w:rPr>
          <w:rFonts w:ascii="Times New Roman" w:hAnsi="Times New Roman" w:cs="Times New Roman"/>
          <w:color w:val="auto"/>
          <w:sz w:val="24"/>
          <w:szCs w:val="24"/>
          <w:lang w:val="sr-Cyrl-RS"/>
        </w:rPr>
      </w:pPr>
      <w:r w:rsidRPr="00480820">
        <w:rPr>
          <w:rFonts w:ascii="Times New Roman" w:hAnsi="Times New Roman" w:cs="Times New Roman"/>
          <w:color w:val="auto"/>
          <w:sz w:val="24"/>
          <w:szCs w:val="24"/>
          <w:lang w:val="sr-Cyrl-RS"/>
        </w:rPr>
        <w:t>Дигитални степен рањивости</w:t>
      </w:r>
    </w:p>
    <w:p w14:paraId="7FDC70E8" w14:textId="7B1AFF70" w:rsidR="006F3E95" w:rsidRPr="00480820" w:rsidRDefault="006F3E95" w:rsidP="003C48D5">
      <w:pPr>
        <w:jc w:val="both"/>
        <w:rPr>
          <w:sz w:val="24"/>
          <w:szCs w:val="24"/>
          <w:lang w:val="sr-Cyrl-RS"/>
        </w:rPr>
      </w:pPr>
    </w:p>
    <w:p w14:paraId="455838C2" w14:textId="1C575EE7" w:rsidR="003C48D5" w:rsidRPr="00480820" w:rsidRDefault="003C48D5" w:rsidP="005C1679">
      <w:pPr>
        <w:ind w:firstLine="720"/>
        <w:jc w:val="both"/>
        <w:rPr>
          <w:sz w:val="24"/>
          <w:szCs w:val="24"/>
          <w:lang w:val="sr-Cyrl-RS"/>
        </w:rPr>
      </w:pPr>
      <w:r w:rsidRPr="00480820">
        <w:rPr>
          <w:sz w:val="24"/>
          <w:szCs w:val="24"/>
          <w:lang w:val="sr-Cyrl-RS"/>
        </w:rPr>
        <w:t xml:space="preserve">Дигитална </w:t>
      </w:r>
      <w:r w:rsidR="00DB3BD7" w:rsidRPr="00480820">
        <w:rPr>
          <w:sz w:val="24"/>
          <w:szCs w:val="24"/>
          <w:lang w:val="sr-Cyrl-RS"/>
        </w:rPr>
        <w:t>степен рањивости</w:t>
      </w:r>
      <w:r w:rsidRPr="00480820">
        <w:rPr>
          <w:sz w:val="24"/>
          <w:szCs w:val="24"/>
          <w:lang w:val="sr-Cyrl-RS"/>
        </w:rPr>
        <w:t xml:space="preserve"> обухвата сав хардвер и софтвер који се повезују на мрежу организације. Ово укључује апликације, код, портове, сервере и веб-сајтове, као и „</w:t>
      </w:r>
      <w:proofErr w:type="spellStart"/>
      <w:r w:rsidRPr="00480820">
        <w:rPr>
          <w:sz w:val="24"/>
          <w:szCs w:val="24"/>
          <w:lang w:val="sr-Cyrl-RS"/>
        </w:rPr>
        <w:t>sh</w:t>
      </w:r>
      <w:proofErr w:type="spellEnd"/>
      <w:del w:id="439" w:author="Vladan Todorović" w:date="2024-09-27T18:13:00Z" w16du:dateUtc="2024-09-27T16:13:00Z">
        <w:r w:rsidRPr="00480820" w:rsidDel="00480820">
          <w:rPr>
            <w:sz w:val="24"/>
            <w:szCs w:val="24"/>
            <w:lang w:val="sr-Cyrl-RS"/>
          </w:rPr>
          <w:delText>a</w:delText>
        </w:r>
      </w:del>
      <w:ins w:id="440" w:author="Vladan Todorović" w:date="2024-09-27T18:13:00Z" w16du:dateUtc="2024-09-27T16:13:00Z">
        <w:r w:rsidR="00480820">
          <w:rPr>
            <w:sz w:val="24"/>
            <w:szCs w:val="24"/>
            <w:lang w:val="en-US"/>
          </w:rPr>
          <w:t>o</w:t>
        </w:r>
      </w:ins>
      <w:r w:rsidRPr="00480820">
        <w:rPr>
          <w:sz w:val="24"/>
          <w:szCs w:val="24"/>
          <w:lang w:val="sr-Cyrl-RS"/>
        </w:rPr>
        <w:t>d</w:t>
      </w:r>
      <w:del w:id="441" w:author="Vladan Todorović" w:date="2024-09-27T18:13:00Z" w16du:dateUtc="2024-09-27T16:13:00Z">
        <w:r w:rsidRPr="00480820" w:rsidDel="00480820">
          <w:rPr>
            <w:sz w:val="24"/>
            <w:szCs w:val="24"/>
            <w:lang w:val="sr-Cyrl-RS"/>
          </w:rPr>
          <w:delText>ow</w:delText>
        </w:r>
      </w:del>
      <w:ins w:id="442" w:author="Vladan Todorović" w:date="2024-09-27T18:13:00Z" w16du:dateUtc="2024-09-27T16:13:00Z">
        <w:r w:rsidR="00480820">
          <w:rPr>
            <w:sz w:val="24"/>
            <w:szCs w:val="24"/>
            <w:lang w:val="en-US"/>
          </w:rPr>
          <w:t>an</w:t>
        </w:r>
      </w:ins>
      <w:r w:rsidRPr="00480820">
        <w:rPr>
          <w:sz w:val="24"/>
          <w:szCs w:val="24"/>
          <w:lang w:val="sr-Cyrl-RS"/>
        </w:rPr>
        <w:t xml:space="preserve"> IT“ (неовлашћено коришћење апликација или уређаја од стране корисника који заобилазе ИТ </w:t>
      </w:r>
      <w:proofErr w:type="spellStart"/>
      <w:r w:rsidRPr="00480820">
        <w:rPr>
          <w:sz w:val="24"/>
          <w:szCs w:val="24"/>
          <w:lang w:val="sr-Cyrl-RS"/>
        </w:rPr>
        <w:t>оделење</w:t>
      </w:r>
      <w:proofErr w:type="spellEnd"/>
      <w:r w:rsidRPr="00480820">
        <w:rPr>
          <w:sz w:val="24"/>
          <w:szCs w:val="24"/>
          <w:lang w:val="sr-Cyrl-RS"/>
        </w:rPr>
        <w:t>).</w:t>
      </w:r>
      <w:r w:rsidR="007875C2" w:rsidRPr="00480820">
        <w:rPr>
          <w:sz w:val="24"/>
          <w:szCs w:val="24"/>
          <w:lang w:val="sr-Cyrl-RS"/>
        </w:rPr>
        <w:t xml:space="preserve"> Када се ради о оваквом типу уређаја као што су соларни претварачи, где мере сајбер безбедности нису прописане и саме </w:t>
      </w:r>
      <w:proofErr w:type="spellStart"/>
      <w:r w:rsidR="007875C2" w:rsidRPr="00480820">
        <w:rPr>
          <w:sz w:val="24"/>
          <w:szCs w:val="24"/>
          <w:lang w:val="sr-Cyrl-RS"/>
        </w:rPr>
        <w:t>имплементиације</w:t>
      </w:r>
      <w:proofErr w:type="spellEnd"/>
      <w:r w:rsidR="007875C2" w:rsidRPr="00480820">
        <w:rPr>
          <w:sz w:val="24"/>
          <w:szCs w:val="24"/>
          <w:lang w:val="sr-Cyrl-RS"/>
        </w:rPr>
        <w:t xml:space="preserve"> </w:t>
      </w:r>
      <w:proofErr w:type="spellStart"/>
      <w:r w:rsidR="007875C2" w:rsidRPr="00480820">
        <w:rPr>
          <w:sz w:val="24"/>
          <w:szCs w:val="24"/>
          <w:lang w:val="sr-Cyrl-RS"/>
        </w:rPr>
        <w:t>призвођача</w:t>
      </w:r>
      <w:proofErr w:type="spellEnd"/>
      <w:r w:rsidR="007875C2" w:rsidRPr="00480820">
        <w:rPr>
          <w:sz w:val="24"/>
          <w:szCs w:val="24"/>
          <w:lang w:val="sr-Cyrl-RS"/>
        </w:rPr>
        <w:t xml:space="preserve"> немају дефинисани стандард, могу постојати велике варијације.</w:t>
      </w:r>
    </w:p>
    <w:p w14:paraId="64865433" w14:textId="0606D735" w:rsidR="003C48D5" w:rsidRPr="00480820" w:rsidRDefault="00072B59" w:rsidP="003C48D5">
      <w:pPr>
        <w:jc w:val="both"/>
        <w:rPr>
          <w:sz w:val="24"/>
          <w:szCs w:val="24"/>
          <w:lang w:val="sr-Cyrl-RS"/>
        </w:rPr>
      </w:pPr>
      <w:r w:rsidRPr="00480820">
        <w:rPr>
          <w:sz w:val="24"/>
          <w:szCs w:val="24"/>
          <w:lang w:val="sr-Cyrl-RS"/>
        </w:rPr>
        <w:drawing>
          <wp:anchor distT="0" distB="0" distL="114300" distR="114300" simplePos="0" relativeHeight="251695104" behindDoc="1" locked="0" layoutInCell="1" allowOverlap="1" wp14:anchorId="3EC79277" wp14:editId="4F7AB53D">
            <wp:simplePos x="0" y="0"/>
            <wp:positionH relativeFrom="margin">
              <wp:align>center</wp:align>
            </wp:positionH>
            <wp:positionV relativeFrom="paragraph">
              <wp:posOffset>244643</wp:posOffset>
            </wp:positionV>
            <wp:extent cx="5762625" cy="3898900"/>
            <wp:effectExtent l="0" t="0" r="9525" b="6350"/>
            <wp:wrapTight wrapText="bothSides">
              <wp:wrapPolygon edited="0">
                <wp:start x="0" y="0"/>
                <wp:lineTo x="0" y="21530"/>
                <wp:lineTo x="21564" y="21530"/>
                <wp:lineTo x="21564" y="0"/>
                <wp:lineTo x="0" y="0"/>
              </wp:wrapPolygon>
            </wp:wrapTight>
            <wp:docPr id="913958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898900"/>
                    </a:xfrm>
                    <a:prstGeom prst="rect">
                      <a:avLst/>
                    </a:prstGeom>
                    <a:noFill/>
                    <a:ln>
                      <a:noFill/>
                    </a:ln>
                  </pic:spPr>
                </pic:pic>
              </a:graphicData>
            </a:graphic>
            <wp14:sizeRelV relativeFrom="margin">
              <wp14:pctHeight>0</wp14:pctHeight>
            </wp14:sizeRelV>
          </wp:anchor>
        </w:drawing>
      </w:r>
    </w:p>
    <w:p w14:paraId="4CC9FF4C" w14:textId="2FE2345F" w:rsidR="001C17FC" w:rsidRPr="00480820" w:rsidRDefault="001C17FC" w:rsidP="003C48D5">
      <w:pPr>
        <w:jc w:val="both"/>
        <w:rPr>
          <w:sz w:val="24"/>
          <w:szCs w:val="24"/>
          <w:lang w:val="sr-Cyrl-RS"/>
        </w:rPr>
      </w:pPr>
    </w:p>
    <w:p w14:paraId="21654CD1" w14:textId="52AACB11" w:rsidR="001C17FC" w:rsidRPr="00480820" w:rsidRDefault="00072B59" w:rsidP="00072B59">
      <w:pPr>
        <w:ind w:firstLine="720"/>
        <w:jc w:val="both"/>
        <w:rPr>
          <w:sz w:val="24"/>
          <w:szCs w:val="24"/>
          <w:lang w:val="sr-Cyrl-RS"/>
        </w:rPr>
      </w:pPr>
      <w:r w:rsidRPr="00480820">
        <w:rPr>
          <w:sz w:val="24"/>
          <w:szCs w:val="24"/>
          <w:lang w:val="sr-Cyrl-RS"/>
        </w:rPr>
        <w:t>Употребом алата за претрагу као што је ''</w:t>
      </w:r>
      <w:proofErr w:type="spellStart"/>
      <w:r w:rsidRPr="00480820">
        <w:rPr>
          <w:sz w:val="24"/>
          <w:szCs w:val="24"/>
          <w:lang w:val="sr-Cyrl-RS"/>
        </w:rPr>
        <w:t>shad</w:t>
      </w:r>
      <w:proofErr w:type="spellEnd"/>
      <w:ins w:id="443" w:author="Vladan Todorović" w:date="2024-09-27T18:13:00Z" w16du:dateUtc="2024-09-27T16:13:00Z">
        <w:r w:rsidR="00480820">
          <w:rPr>
            <w:sz w:val="24"/>
            <w:szCs w:val="24"/>
            <w:lang w:val="en-US"/>
          </w:rPr>
          <w:t>an</w:t>
        </w:r>
      </w:ins>
      <w:del w:id="444" w:author="Vladan Todorović" w:date="2024-09-27T18:13:00Z" w16du:dateUtc="2024-09-27T16:13:00Z">
        <w:r w:rsidRPr="00480820" w:rsidDel="00480820">
          <w:rPr>
            <w:sz w:val="24"/>
            <w:szCs w:val="24"/>
            <w:lang w:val="sr-Cyrl-RS"/>
          </w:rPr>
          <w:delText>ow</w:delText>
        </w:r>
      </w:del>
      <w:r w:rsidRPr="00480820">
        <w:rPr>
          <w:sz w:val="24"/>
          <w:szCs w:val="24"/>
          <w:lang w:val="sr-Cyrl-RS"/>
        </w:rPr>
        <w:t>.</w:t>
      </w:r>
      <w:proofErr w:type="spellStart"/>
      <w:r w:rsidRPr="00480820">
        <w:rPr>
          <w:sz w:val="24"/>
          <w:szCs w:val="24"/>
          <w:lang w:val="sr-Cyrl-RS"/>
        </w:rPr>
        <w:t>io</w:t>
      </w:r>
      <w:proofErr w:type="spellEnd"/>
      <w:r w:rsidRPr="00480820">
        <w:rPr>
          <w:sz w:val="24"/>
          <w:szCs w:val="24"/>
          <w:lang w:val="sr-Cyrl-RS"/>
        </w:rPr>
        <w:t xml:space="preserve">'' добијамо листу уређаја који у свом </w:t>
      </w:r>
      <w:proofErr w:type="spellStart"/>
      <w:r w:rsidRPr="00480820">
        <w:rPr>
          <w:sz w:val="24"/>
          <w:szCs w:val="24"/>
          <w:lang w:val="sr-Cyrl-RS"/>
        </w:rPr>
        <w:t>хедеру</w:t>
      </w:r>
      <w:proofErr w:type="spellEnd"/>
      <w:r w:rsidRPr="00480820">
        <w:rPr>
          <w:sz w:val="24"/>
          <w:szCs w:val="24"/>
          <w:lang w:val="sr-Cyrl-RS"/>
        </w:rPr>
        <w:t xml:space="preserve"> садрже претражени термин, то могу бити уређаји било ког типа. </w:t>
      </w:r>
    </w:p>
    <w:p w14:paraId="3A48A966" w14:textId="77777777" w:rsidR="001C17FC" w:rsidRPr="00480820" w:rsidRDefault="001C17FC" w:rsidP="003C48D5">
      <w:pPr>
        <w:jc w:val="both"/>
        <w:rPr>
          <w:sz w:val="24"/>
          <w:szCs w:val="24"/>
          <w:lang w:val="sr-Cyrl-RS"/>
        </w:rPr>
      </w:pPr>
    </w:p>
    <w:p w14:paraId="1F1FFB0F" w14:textId="77777777" w:rsidR="001C17FC" w:rsidRPr="00480820" w:rsidRDefault="001C17FC" w:rsidP="003C48D5">
      <w:pPr>
        <w:jc w:val="both"/>
        <w:rPr>
          <w:sz w:val="24"/>
          <w:szCs w:val="24"/>
          <w:lang w:val="sr-Cyrl-RS"/>
        </w:rPr>
      </w:pPr>
    </w:p>
    <w:p w14:paraId="78A4D663" w14:textId="77777777" w:rsidR="001C17FC" w:rsidRPr="00480820" w:rsidRDefault="001C17FC" w:rsidP="003C48D5">
      <w:pPr>
        <w:jc w:val="both"/>
        <w:rPr>
          <w:sz w:val="24"/>
          <w:szCs w:val="24"/>
          <w:lang w:val="sr-Cyrl-RS"/>
        </w:rPr>
      </w:pPr>
    </w:p>
    <w:p w14:paraId="2B5847A1" w14:textId="77777777" w:rsidR="001C17FC" w:rsidRPr="00480820" w:rsidRDefault="001C17FC" w:rsidP="003C48D5">
      <w:pPr>
        <w:jc w:val="both"/>
        <w:rPr>
          <w:sz w:val="24"/>
          <w:szCs w:val="24"/>
          <w:lang w:val="sr-Cyrl-RS"/>
        </w:rPr>
      </w:pPr>
    </w:p>
    <w:p w14:paraId="1ED581ED" w14:textId="0F6D3168" w:rsidR="001C17FC" w:rsidRPr="00480820" w:rsidRDefault="00FD180D" w:rsidP="00C22F41">
      <w:pPr>
        <w:ind w:firstLine="720"/>
        <w:jc w:val="both"/>
        <w:rPr>
          <w:sz w:val="24"/>
          <w:szCs w:val="24"/>
          <w:lang w:val="sr-Cyrl-RS"/>
        </w:rPr>
      </w:pPr>
      <w:r w:rsidRPr="00480820">
        <w:rPr>
          <w:sz w:val="24"/>
          <w:szCs w:val="24"/>
          <w:lang w:val="sr-Cyrl-RS"/>
        </w:rPr>
        <w:lastRenderedPageBreak/>
        <w:t xml:space="preserve">Соларни претварачи су многобројни на овом списку, са као и претходно наведеним различитим степеном отворености, од уређаја који не дају никакав приступ са јавне мреже као на пример први на слици изнад до уређаја који су потпуно отворени за недозвољене </w:t>
      </w:r>
      <w:del w:id="445" w:author="Vladan Todorović" w:date="2024-09-27T18:14:00Z" w16du:dateUtc="2024-09-27T16:14:00Z">
        <w:r w:rsidRPr="00480820" w:rsidDel="00480820">
          <w:rPr>
            <w:sz w:val="24"/>
            <w:szCs w:val="24"/>
            <w:lang w:val="sr-Cyrl-RS"/>
          </w:rPr>
          <w:delText>корснике</w:delText>
        </w:r>
      </w:del>
      <w:ins w:id="446" w:author="Vladan Todorović" w:date="2024-09-27T18:14:00Z" w16du:dateUtc="2024-09-27T16:14:00Z">
        <w:r w:rsidR="00480820" w:rsidRPr="00480820">
          <w:rPr>
            <w:sz w:val="24"/>
            <w:szCs w:val="24"/>
            <w:lang w:val="sr-Cyrl-RS"/>
          </w:rPr>
          <w:t>кориснике</w:t>
        </w:r>
      </w:ins>
      <w:r w:rsidRPr="00480820">
        <w:rPr>
          <w:sz w:val="24"/>
          <w:szCs w:val="24"/>
          <w:lang w:val="sr-Cyrl-RS"/>
        </w:rPr>
        <w:t>, слика доле.</w:t>
      </w:r>
    </w:p>
    <w:p w14:paraId="3D72E63E" w14:textId="2E9ECAE3" w:rsidR="001C17FC" w:rsidRPr="00480820" w:rsidRDefault="00A85696" w:rsidP="003C48D5">
      <w:pPr>
        <w:jc w:val="both"/>
        <w:rPr>
          <w:sz w:val="24"/>
          <w:szCs w:val="24"/>
          <w:lang w:val="sr-Cyrl-RS"/>
        </w:rPr>
      </w:pPr>
      <w:r w:rsidRPr="00480820">
        <w:rPr>
          <w:sz w:val="24"/>
          <w:szCs w:val="24"/>
          <w:lang w:val="sr-Cyrl-RS"/>
        </w:rPr>
        <w:drawing>
          <wp:anchor distT="0" distB="0" distL="114300" distR="114300" simplePos="0" relativeHeight="251696128" behindDoc="1" locked="0" layoutInCell="1" allowOverlap="1" wp14:anchorId="3AEA133E" wp14:editId="1CDA4088">
            <wp:simplePos x="0" y="0"/>
            <wp:positionH relativeFrom="margin">
              <wp:align>center</wp:align>
            </wp:positionH>
            <wp:positionV relativeFrom="paragraph">
              <wp:posOffset>222862</wp:posOffset>
            </wp:positionV>
            <wp:extent cx="5762625" cy="3726180"/>
            <wp:effectExtent l="0" t="0" r="9525" b="7620"/>
            <wp:wrapTight wrapText="bothSides">
              <wp:wrapPolygon edited="0">
                <wp:start x="0" y="0"/>
                <wp:lineTo x="0" y="21534"/>
                <wp:lineTo x="21564" y="21534"/>
                <wp:lineTo x="21564" y="0"/>
                <wp:lineTo x="0" y="0"/>
              </wp:wrapPolygon>
            </wp:wrapTight>
            <wp:docPr id="680115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726180"/>
                    </a:xfrm>
                    <a:prstGeom prst="rect">
                      <a:avLst/>
                    </a:prstGeom>
                    <a:noFill/>
                    <a:ln>
                      <a:noFill/>
                    </a:ln>
                  </pic:spPr>
                </pic:pic>
              </a:graphicData>
            </a:graphic>
            <wp14:sizeRelV relativeFrom="margin">
              <wp14:pctHeight>0</wp14:pctHeight>
            </wp14:sizeRelV>
          </wp:anchor>
        </w:drawing>
      </w:r>
    </w:p>
    <w:p w14:paraId="69AFDDC9" w14:textId="77777777" w:rsidR="00A85696" w:rsidRPr="00480820" w:rsidRDefault="00A85696" w:rsidP="003C48D5">
      <w:pPr>
        <w:jc w:val="both"/>
        <w:rPr>
          <w:sz w:val="24"/>
          <w:szCs w:val="24"/>
          <w:lang w:val="sr-Cyrl-RS"/>
        </w:rPr>
      </w:pPr>
    </w:p>
    <w:p w14:paraId="70C08100" w14:textId="1E66F4BF" w:rsidR="00E45A83" w:rsidRPr="00480820" w:rsidRDefault="00E45A83" w:rsidP="00E45A83">
      <w:pPr>
        <w:pStyle w:val="Heading5"/>
        <w:numPr>
          <w:ilvl w:val="1"/>
          <w:numId w:val="18"/>
        </w:numPr>
        <w:rPr>
          <w:rFonts w:ascii="Times New Roman" w:hAnsi="Times New Roman" w:cs="Times New Roman"/>
          <w:color w:val="auto"/>
          <w:sz w:val="24"/>
          <w:szCs w:val="24"/>
          <w:lang w:val="sr-Cyrl-RS"/>
        </w:rPr>
      </w:pPr>
      <w:r w:rsidRPr="00480820">
        <w:rPr>
          <w:rFonts w:ascii="Times New Roman" w:hAnsi="Times New Roman" w:cs="Times New Roman"/>
          <w:color w:val="auto"/>
          <w:sz w:val="24"/>
          <w:szCs w:val="24"/>
          <w:lang w:val="sr-Cyrl-RS"/>
        </w:rPr>
        <w:t>Физички степен рањивости</w:t>
      </w:r>
    </w:p>
    <w:p w14:paraId="420E308F" w14:textId="59A87509" w:rsidR="006F3E95" w:rsidRPr="00480820" w:rsidRDefault="006F3E95" w:rsidP="003C48D5">
      <w:pPr>
        <w:jc w:val="both"/>
        <w:rPr>
          <w:sz w:val="24"/>
          <w:szCs w:val="24"/>
          <w:lang w:val="sr-Cyrl-RS"/>
        </w:rPr>
      </w:pPr>
    </w:p>
    <w:p w14:paraId="436EAE4B" w14:textId="4DB1EBDE" w:rsidR="003C48D5" w:rsidRPr="00480820" w:rsidRDefault="003C48D5" w:rsidP="00966511">
      <w:pPr>
        <w:ind w:firstLine="720"/>
        <w:jc w:val="both"/>
        <w:rPr>
          <w:sz w:val="24"/>
          <w:szCs w:val="24"/>
          <w:lang w:val="sr-Cyrl-RS"/>
        </w:rPr>
      </w:pPr>
      <w:r w:rsidRPr="00480820">
        <w:rPr>
          <w:sz w:val="24"/>
          <w:szCs w:val="24"/>
          <w:lang w:val="sr-Cyrl-RS"/>
        </w:rPr>
        <w:t>Физичка површина напада обухвата све крај</w:t>
      </w:r>
      <w:r w:rsidR="00C22F41" w:rsidRPr="00480820">
        <w:rPr>
          <w:sz w:val="24"/>
          <w:szCs w:val="24"/>
          <w:lang w:val="sr-Cyrl-RS"/>
        </w:rPr>
        <w:t>не</w:t>
      </w:r>
      <w:r w:rsidRPr="00480820">
        <w:rPr>
          <w:sz w:val="24"/>
          <w:szCs w:val="24"/>
          <w:lang w:val="sr-Cyrl-RS"/>
        </w:rPr>
        <w:t xml:space="preserve"> уређаје до којих нападач може физички доћи, као што су десктоп рачунари, хард дискови, </w:t>
      </w:r>
      <w:r w:rsidR="003324E0" w:rsidRPr="00480820">
        <w:rPr>
          <w:sz w:val="24"/>
          <w:szCs w:val="24"/>
          <w:lang w:val="sr-Cyrl-RS"/>
        </w:rPr>
        <w:t xml:space="preserve"> </w:t>
      </w:r>
      <w:r w:rsidRPr="00480820">
        <w:rPr>
          <w:sz w:val="24"/>
          <w:szCs w:val="24"/>
          <w:lang w:val="sr-Cyrl-RS"/>
        </w:rPr>
        <w:t xml:space="preserve">лаптопови, мобилни телефони и USB меморије. Претње физичкој површини укључују неопрезно </w:t>
      </w:r>
      <w:r w:rsidR="003324E0" w:rsidRPr="00480820">
        <w:rPr>
          <w:sz w:val="24"/>
          <w:szCs w:val="24"/>
          <w:lang w:val="sr-Cyrl-RS"/>
        </w:rPr>
        <w:t xml:space="preserve">одложен </w:t>
      </w:r>
      <w:r w:rsidRPr="00480820">
        <w:rPr>
          <w:sz w:val="24"/>
          <w:szCs w:val="24"/>
          <w:lang w:val="sr-Cyrl-RS"/>
        </w:rPr>
        <w:t xml:space="preserve">хардвер који садржи корисничке податке и акредитиве за </w:t>
      </w:r>
      <w:r w:rsidR="003324E0" w:rsidRPr="00480820">
        <w:rPr>
          <w:sz w:val="24"/>
          <w:szCs w:val="24"/>
          <w:lang w:val="sr-Cyrl-RS"/>
        </w:rPr>
        <w:t>логовањ</w:t>
      </w:r>
      <w:r w:rsidRPr="00480820">
        <w:rPr>
          <w:sz w:val="24"/>
          <w:szCs w:val="24"/>
          <w:lang w:val="sr-Cyrl-RS"/>
        </w:rPr>
        <w:t>е, кориснике који записују лозинке на папир</w:t>
      </w:r>
      <w:r w:rsidR="007A621A" w:rsidRPr="00480820">
        <w:rPr>
          <w:sz w:val="24"/>
          <w:szCs w:val="24"/>
          <w:lang w:val="sr-Cyrl-RS"/>
        </w:rPr>
        <w:t>.</w:t>
      </w:r>
    </w:p>
    <w:p w14:paraId="0821442C" w14:textId="77777777" w:rsidR="003C48D5" w:rsidRPr="00480820" w:rsidRDefault="003C48D5" w:rsidP="003C48D5">
      <w:pPr>
        <w:jc w:val="both"/>
        <w:rPr>
          <w:sz w:val="24"/>
          <w:szCs w:val="24"/>
          <w:lang w:val="sr-Cyrl-RS"/>
        </w:rPr>
      </w:pPr>
    </w:p>
    <w:p w14:paraId="3B1B4A37" w14:textId="3DB28D73" w:rsidR="003C48D5" w:rsidRPr="00480820" w:rsidRDefault="003C48D5" w:rsidP="00966511">
      <w:pPr>
        <w:ind w:firstLine="720"/>
        <w:jc w:val="both"/>
        <w:rPr>
          <w:sz w:val="24"/>
          <w:szCs w:val="24"/>
          <w:lang w:val="sr-Cyrl-RS"/>
        </w:rPr>
      </w:pPr>
      <w:r w:rsidRPr="00480820">
        <w:rPr>
          <w:sz w:val="24"/>
          <w:szCs w:val="24"/>
          <w:lang w:val="sr-Cyrl-RS"/>
        </w:rPr>
        <w:t xml:space="preserve">Организације могу заштитити физичку површину напада кроз контролу приступа и надзор око својих физичких локација. </w:t>
      </w:r>
    </w:p>
    <w:p w14:paraId="78017E24" w14:textId="77777777" w:rsidR="00B34806" w:rsidRPr="00480820" w:rsidRDefault="00B34806" w:rsidP="003C48D5">
      <w:pPr>
        <w:jc w:val="both"/>
        <w:rPr>
          <w:sz w:val="24"/>
          <w:szCs w:val="24"/>
          <w:lang w:val="sr-Cyrl-RS"/>
        </w:rPr>
      </w:pPr>
    </w:p>
    <w:p w14:paraId="010D39DF" w14:textId="77777777" w:rsidR="00B34806" w:rsidRPr="00480820" w:rsidRDefault="00B34806" w:rsidP="003C48D5">
      <w:pPr>
        <w:jc w:val="both"/>
        <w:rPr>
          <w:sz w:val="24"/>
          <w:szCs w:val="24"/>
          <w:lang w:val="sr-Cyrl-RS"/>
        </w:rPr>
      </w:pPr>
    </w:p>
    <w:p w14:paraId="72971F63" w14:textId="77777777" w:rsidR="00B34806" w:rsidRPr="00480820" w:rsidRDefault="00B34806" w:rsidP="003C48D5">
      <w:pPr>
        <w:jc w:val="both"/>
        <w:rPr>
          <w:sz w:val="24"/>
          <w:szCs w:val="24"/>
          <w:lang w:val="sr-Cyrl-RS"/>
        </w:rPr>
      </w:pPr>
    </w:p>
    <w:p w14:paraId="4213D1A5" w14:textId="77777777" w:rsidR="00B34806" w:rsidRPr="00480820" w:rsidRDefault="00B34806" w:rsidP="003C48D5">
      <w:pPr>
        <w:jc w:val="both"/>
        <w:rPr>
          <w:sz w:val="24"/>
          <w:szCs w:val="24"/>
          <w:lang w:val="sr-Cyrl-RS"/>
        </w:rPr>
      </w:pPr>
    </w:p>
    <w:p w14:paraId="7B1B05DF" w14:textId="77777777" w:rsidR="00B34806" w:rsidRPr="00480820" w:rsidRDefault="00B34806" w:rsidP="003C48D5">
      <w:pPr>
        <w:jc w:val="both"/>
        <w:rPr>
          <w:sz w:val="24"/>
          <w:szCs w:val="24"/>
          <w:lang w:val="sr-Cyrl-RS"/>
        </w:rPr>
      </w:pPr>
    </w:p>
    <w:p w14:paraId="33FB4451" w14:textId="77777777" w:rsidR="00B34806" w:rsidRPr="00480820" w:rsidRDefault="00B34806" w:rsidP="003C48D5">
      <w:pPr>
        <w:jc w:val="both"/>
        <w:rPr>
          <w:sz w:val="24"/>
          <w:szCs w:val="24"/>
          <w:lang w:val="sr-Cyrl-RS"/>
        </w:rPr>
      </w:pPr>
    </w:p>
    <w:p w14:paraId="37466317" w14:textId="77777777" w:rsidR="00B34806" w:rsidRPr="00480820" w:rsidRDefault="00B34806" w:rsidP="003C48D5">
      <w:pPr>
        <w:jc w:val="both"/>
        <w:rPr>
          <w:sz w:val="24"/>
          <w:szCs w:val="24"/>
          <w:lang w:val="sr-Cyrl-RS"/>
        </w:rPr>
      </w:pPr>
    </w:p>
    <w:p w14:paraId="14639532" w14:textId="77777777" w:rsidR="00B34806" w:rsidRPr="00480820" w:rsidRDefault="00B34806" w:rsidP="003C48D5">
      <w:pPr>
        <w:jc w:val="both"/>
        <w:rPr>
          <w:sz w:val="24"/>
          <w:szCs w:val="24"/>
          <w:lang w:val="sr-Cyrl-RS"/>
        </w:rPr>
      </w:pPr>
    </w:p>
    <w:p w14:paraId="2270D512" w14:textId="77777777" w:rsidR="00B34806" w:rsidRPr="00480820" w:rsidRDefault="00B34806" w:rsidP="003C48D5">
      <w:pPr>
        <w:jc w:val="both"/>
        <w:rPr>
          <w:sz w:val="24"/>
          <w:szCs w:val="24"/>
          <w:lang w:val="sr-Cyrl-RS"/>
        </w:rPr>
      </w:pPr>
    </w:p>
    <w:p w14:paraId="4E3C41A0" w14:textId="77777777" w:rsidR="00B34806" w:rsidRPr="00480820" w:rsidRDefault="00B34806" w:rsidP="00B34806">
      <w:pPr>
        <w:rPr>
          <w:lang w:val="sr-Cyrl-RS"/>
        </w:rPr>
      </w:pPr>
    </w:p>
    <w:p w14:paraId="2D84A14E" w14:textId="1BA43FB3" w:rsidR="00465667" w:rsidRPr="00480820" w:rsidRDefault="00465667" w:rsidP="00465667">
      <w:pPr>
        <w:pStyle w:val="Heading1"/>
        <w:numPr>
          <w:ilvl w:val="0"/>
          <w:numId w:val="1"/>
        </w:numPr>
        <w:rPr>
          <w:rFonts w:ascii="Times New Roman" w:hAnsi="Times New Roman" w:cs="Times New Roman"/>
          <w:color w:val="auto"/>
          <w:lang w:val="sr-Cyrl-RS"/>
        </w:rPr>
      </w:pPr>
      <w:bookmarkStart w:id="447" w:name="_Toc178331725"/>
      <w:r w:rsidRPr="00480820">
        <w:rPr>
          <w:rFonts w:ascii="Times New Roman" w:hAnsi="Times New Roman" w:cs="Times New Roman"/>
          <w:color w:val="auto"/>
          <w:lang w:val="sr-Cyrl-RS"/>
        </w:rPr>
        <w:lastRenderedPageBreak/>
        <w:t>Закључак</w:t>
      </w:r>
      <w:bookmarkEnd w:id="447"/>
    </w:p>
    <w:p w14:paraId="44A17C50" w14:textId="77777777" w:rsidR="00857087" w:rsidRPr="00480820" w:rsidRDefault="00857087" w:rsidP="00ED0B25">
      <w:pPr>
        <w:rPr>
          <w:lang w:val="sr-Cyrl-RS"/>
        </w:rPr>
      </w:pPr>
    </w:p>
    <w:p w14:paraId="3E1FDF8B" w14:textId="193FE67B" w:rsidR="00650502" w:rsidRPr="00480820" w:rsidRDefault="00650502" w:rsidP="00650502">
      <w:pPr>
        <w:ind w:firstLine="720"/>
        <w:jc w:val="both"/>
        <w:rPr>
          <w:sz w:val="24"/>
          <w:szCs w:val="24"/>
          <w:lang w:val="sr-Cyrl-RS"/>
        </w:rPr>
      </w:pPr>
      <w:r w:rsidRPr="00480820">
        <w:rPr>
          <w:sz w:val="24"/>
          <w:szCs w:val="24"/>
          <w:lang w:val="sr-Cyrl-RS"/>
        </w:rPr>
        <w:t xml:space="preserve">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 Тренутно највећу примену Интернет ствари у електропривреди представљају соларни претварачи (инвертери). Интернет ствари технологија омогућава реализацију децентрализованих енергетских извора (ДЕР), као што су </w:t>
      </w:r>
      <w:proofErr w:type="spellStart"/>
      <w:r w:rsidRPr="00480820">
        <w:rPr>
          <w:sz w:val="24"/>
          <w:szCs w:val="24"/>
          <w:lang w:val="sr-Cyrl-RS"/>
        </w:rPr>
        <w:t>фотонапонски</w:t>
      </w:r>
      <w:proofErr w:type="spellEnd"/>
      <w:r w:rsidRPr="00480820">
        <w:rPr>
          <w:sz w:val="24"/>
          <w:szCs w:val="24"/>
          <w:lang w:val="sr-Cyrl-RS"/>
        </w:rPr>
        <w:t>, ветар, вода, и других обновљивих извора. Ово је довело до већег ослањања на паметне технологије и мрежне системе. 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67CFB1B5" w14:textId="77777777" w:rsidR="00650502" w:rsidRPr="00480820" w:rsidRDefault="00650502" w:rsidP="00650502">
      <w:pPr>
        <w:jc w:val="both"/>
        <w:rPr>
          <w:sz w:val="24"/>
          <w:szCs w:val="24"/>
          <w:lang w:val="sr-Cyrl-RS"/>
        </w:rPr>
      </w:pPr>
    </w:p>
    <w:p w14:paraId="25E16145" w14:textId="77777777" w:rsidR="00650502" w:rsidRPr="00480820" w:rsidRDefault="00650502" w:rsidP="00650502">
      <w:pPr>
        <w:ind w:firstLine="720"/>
        <w:jc w:val="both"/>
        <w:rPr>
          <w:sz w:val="24"/>
          <w:szCs w:val="24"/>
          <w:lang w:val="sr-Cyrl-RS"/>
        </w:rPr>
      </w:pPr>
      <w:r w:rsidRPr="00480820">
        <w:rPr>
          <w:sz w:val="24"/>
          <w:szCs w:val="24"/>
          <w:lang w:val="sr-Cyrl-RS"/>
        </w:rPr>
        <w:t xml:space="preserve">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w:t>
      </w:r>
      <w:proofErr w:type="spellStart"/>
      <w:r w:rsidRPr="00480820">
        <w:rPr>
          <w:sz w:val="24"/>
          <w:szCs w:val="24"/>
          <w:lang w:val="sr-Cyrl-RS"/>
        </w:rPr>
        <w:t>фотонапонске</w:t>
      </w:r>
      <w:proofErr w:type="spellEnd"/>
      <w:r w:rsidRPr="00480820">
        <w:rPr>
          <w:sz w:val="24"/>
          <w:szCs w:val="24"/>
          <w:lang w:val="sr-Cyrl-RS"/>
        </w:rPr>
        <w:t xml:space="preserve">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придодаје на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525D58DA" w14:textId="77777777" w:rsidR="00650502" w:rsidRPr="00480820" w:rsidRDefault="00650502" w:rsidP="00650502">
      <w:pPr>
        <w:jc w:val="both"/>
        <w:rPr>
          <w:sz w:val="24"/>
          <w:szCs w:val="24"/>
          <w:lang w:val="sr-Cyrl-RS"/>
        </w:rPr>
      </w:pPr>
    </w:p>
    <w:p w14:paraId="6226734B" w14:textId="73CEE962" w:rsidR="00650502" w:rsidDel="00480820" w:rsidRDefault="00480820" w:rsidP="00480820">
      <w:pPr>
        <w:ind w:firstLine="720"/>
        <w:jc w:val="both"/>
        <w:rPr>
          <w:del w:id="448" w:author="Vladan Todorović" w:date="2024-09-27T18:11:00Z" w16du:dateUtc="2024-09-27T16:11:00Z"/>
          <w:sz w:val="24"/>
          <w:szCs w:val="24"/>
          <w:lang w:val="en-US"/>
        </w:rPr>
      </w:pPr>
      <w:ins w:id="449" w:author="Vladan Todorović" w:date="2024-09-27T18:11:00Z" w16du:dateUtc="2024-09-27T16:11:00Z">
        <w:r w:rsidRPr="00480820">
          <w:rPr>
            <w:sz w:val="24"/>
            <w:szCs w:val="24"/>
            <w:lang w:val="sr-Cyrl-R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 Иако соларни системи које користе појединци вероватно неће бити примарна мета сајбер напада ради уцене, они могу бити искоришћени као платформа за покретање контра и DDoS напада против трећих страна.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сајбер претње које угрожавају соларне инвертере могу бити веома озбиљне, угрожавање ових уређаја може довести до прекида у снабдевању електричном енергијом па чак и до ширења напада на друге делове електроенергетске мреже. Рањивост соларних система указује на бројне и комплексне безбедносне претње које су се појавиле у овом брзо растућем енергетском сектору.</w:t>
        </w:r>
      </w:ins>
      <w:del w:id="450" w:author="Vladan Todorović" w:date="2024-09-27T18:11:00Z" w16du:dateUtc="2024-09-27T16:11:00Z">
        <w:r w:rsidR="00650502" w:rsidRPr="00480820" w:rsidDel="00480820">
          <w:rPr>
            <w:sz w:val="24"/>
            <w:szCs w:val="24"/>
            <w:lang w:val="sr-Cyrl-RS"/>
          </w:rPr>
          <w:delText xml:space="preserve">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најважнију позицију међу претњама заузимају сајбер претње које угрожавају соларне инвертере, оне могу бити веома озбиљне, угрожавање ових уређаја може довести до прекида у снабдевању електричном енергијом па чак и до ширења напада на друге делове електроенергетске мреже. Рањивостима соларних система указује на бројне и комплексне безбедносне претње које су се појавиле у овом брзо растућем енергетском сектору. </w:delText>
        </w:r>
      </w:del>
    </w:p>
    <w:p w14:paraId="04D00467" w14:textId="77777777" w:rsidR="00480820" w:rsidRPr="00480820" w:rsidRDefault="00480820" w:rsidP="00480820">
      <w:pPr>
        <w:ind w:firstLine="720"/>
        <w:jc w:val="both"/>
        <w:rPr>
          <w:ins w:id="451" w:author="Vladan Todorović" w:date="2024-09-27T18:12:00Z" w16du:dateUtc="2024-09-27T16:12:00Z"/>
          <w:sz w:val="24"/>
          <w:szCs w:val="24"/>
          <w:lang w:val="sr-Cyrl-RS"/>
        </w:rPr>
      </w:pPr>
    </w:p>
    <w:p w14:paraId="7821E4C0" w14:textId="77777777" w:rsidR="00650502" w:rsidRPr="00480820" w:rsidRDefault="00650502" w:rsidP="00480820">
      <w:pPr>
        <w:ind w:firstLine="720"/>
        <w:jc w:val="both"/>
        <w:rPr>
          <w:sz w:val="24"/>
          <w:szCs w:val="24"/>
          <w:lang w:val="sr-Cyrl-RS"/>
        </w:rPr>
        <w:pPrChange w:id="452" w:author="Vladan Todorović" w:date="2024-09-27T18:11:00Z" w16du:dateUtc="2024-09-27T16:11:00Z">
          <w:pPr>
            <w:jc w:val="both"/>
          </w:pPr>
        </w:pPrChange>
      </w:pPr>
    </w:p>
    <w:p w14:paraId="47519827" w14:textId="6D9458FB" w:rsidR="00650502" w:rsidRPr="00480820" w:rsidRDefault="00650502" w:rsidP="00650502">
      <w:pPr>
        <w:ind w:firstLine="720"/>
        <w:jc w:val="both"/>
        <w:rPr>
          <w:sz w:val="24"/>
          <w:szCs w:val="24"/>
          <w:lang w:val="sr-Cyrl-RS"/>
        </w:rPr>
      </w:pPr>
      <w:r w:rsidRPr="00480820">
        <w:rPr>
          <w:sz w:val="24"/>
          <w:szCs w:val="24"/>
          <w:lang w:val="sr-Cyrl-RS"/>
        </w:rPr>
        <w:t xml:space="preserve">Различити произвођачи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w:t>
      </w:r>
      <w:proofErr w:type="spellStart"/>
      <w:r w:rsidRPr="00480820">
        <w:rPr>
          <w:sz w:val="24"/>
          <w:szCs w:val="24"/>
          <w:lang w:val="sr-Cyrl-RS"/>
        </w:rPr>
        <w:t>имплентације</w:t>
      </w:r>
      <w:proofErr w:type="spellEnd"/>
      <w:r w:rsidRPr="00480820">
        <w:rPr>
          <w:sz w:val="24"/>
          <w:szCs w:val="24"/>
          <w:lang w:val="sr-Cyrl-RS"/>
        </w:rPr>
        <w:t xml:space="preserve"> истих довело је до стварања ризика, рањивости. На шта ни један произвођач није имун</w:t>
      </w:r>
      <w:del w:id="453" w:author="Vladan Todorović" w:date="2024-09-27T18:12:00Z" w16du:dateUtc="2024-09-27T16:12:00Z">
        <w:r w:rsidRPr="00480820" w:rsidDel="00480820">
          <w:rPr>
            <w:sz w:val="24"/>
            <w:szCs w:val="24"/>
            <w:lang w:val="sr-Cyrl-RS"/>
          </w:rPr>
          <w:delText xml:space="preserve"> као пто је и забележено у раду</w:delText>
        </w:r>
      </w:del>
      <w:r w:rsidRPr="00480820">
        <w:rPr>
          <w:sz w:val="24"/>
          <w:szCs w:val="24"/>
          <w:lang w:val="sr-Cyrl-RS"/>
        </w:rPr>
        <w:t xml:space="preserve">. </w:t>
      </w:r>
    </w:p>
    <w:p w14:paraId="2046FA7E" w14:textId="77777777" w:rsidR="00650502" w:rsidRPr="00480820" w:rsidRDefault="00650502" w:rsidP="00650502">
      <w:pPr>
        <w:ind w:firstLine="720"/>
        <w:jc w:val="both"/>
        <w:rPr>
          <w:sz w:val="24"/>
          <w:szCs w:val="24"/>
          <w:lang w:val="sr-Cyrl-RS"/>
        </w:rPr>
      </w:pPr>
    </w:p>
    <w:p w14:paraId="5E0483F2" w14:textId="77777777" w:rsidR="00650502" w:rsidRPr="00480820" w:rsidRDefault="00650502" w:rsidP="00650502">
      <w:pPr>
        <w:ind w:firstLine="720"/>
        <w:jc w:val="both"/>
        <w:rPr>
          <w:sz w:val="24"/>
          <w:szCs w:val="24"/>
          <w:lang w:val="sr-Cyrl-RS"/>
        </w:rPr>
      </w:pPr>
      <w:r w:rsidRPr="00480820">
        <w:rPr>
          <w:sz w:val="24"/>
          <w:szCs w:val="24"/>
          <w:lang w:val="sr-Cyrl-RS"/>
        </w:rPr>
        <w:t>Са циљем да се формира листа правила, прописа које морају испуњавати произвођачи, темељна анализа претњи и стандарда безбедности соларних инвертера је од кључне важности за очување стабилности и сигурности енергетских система.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411637B0" w14:textId="77777777" w:rsidR="00857087" w:rsidRPr="00480820" w:rsidRDefault="00857087" w:rsidP="00857087">
      <w:pPr>
        <w:rPr>
          <w:lang w:val="sr-Cyrl-RS"/>
        </w:rPr>
      </w:pPr>
    </w:p>
    <w:p w14:paraId="3D103E38" w14:textId="77777777" w:rsidR="00857087" w:rsidRPr="00480820" w:rsidRDefault="00857087" w:rsidP="00857087">
      <w:pPr>
        <w:rPr>
          <w:lang w:val="sr-Cyrl-RS"/>
        </w:rPr>
      </w:pPr>
    </w:p>
    <w:p w14:paraId="4C050817" w14:textId="77777777" w:rsidR="00857087" w:rsidRPr="00480820" w:rsidRDefault="00857087" w:rsidP="00857087">
      <w:pPr>
        <w:rPr>
          <w:lang w:val="sr-Cyrl-RS"/>
        </w:rPr>
      </w:pPr>
    </w:p>
    <w:p w14:paraId="7FD1A41A" w14:textId="77777777" w:rsidR="00511059" w:rsidRPr="00480820" w:rsidRDefault="00511059" w:rsidP="00857087">
      <w:pPr>
        <w:rPr>
          <w:lang w:val="sr-Cyrl-RS"/>
        </w:rPr>
      </w:pPr>
    </w:p>
    <w:p w14:paraId="5DF6CD0C" w14:textId="66525BA2" w:rsidR="00465667" w:rsidRPr="00480820" w:rsidRDefault="00465667" w:rsidP="00465667">
      <w:pPr>
        <w:pStyle w:val="Heading1"/>
        <w:numPr>
          <w:ilvl w:val="0"/>
          <w:numId w:val="1"/>
        </w:numPr>
        <w:rPr>
          <w:rFonts w:ascii="Times New Roman" w:hAnsi="Times New Roman" w:cs="Times New Roman"/>
          <w:color w:val="auto"/>
          <w:lang w:val="sr-Cyrl-RS"/>
        </w:rPr>
      </w:pPr>
      <w:bookmarkStart w:id="454" w:name="_Toc178331726"/>
      <w:r w:rsidRPr="00480820">
        <w:rPr>
          <w:rFonts w:ascii="Times New Roman" w:hAnsi="Times New Roman" w:cs="Times New Roman"/>
          <w:color w:val="auto"/>
          <w:lang w:val="sr-Cyrl-RS"/>
        </w:rPr>
        <w:t>Литература</w:t>
      </w:r>
      <w:bookmarkEnd w:id="454"/>
    </w:p>
    <w:p w14:paraId="41D407FC" w14:textId="77777777" w:rsidR="00857087" w:rsidRPr="00480820" w:rsidRDefault="00857087" w:rsidP="00857087">
      <w:pPr>
        <w:rPr>
          <w:lang w:val="sr-Cyrl-RS"/>
        </w:rPr>
      </w:pPr>
    </w:p>
    <w:p w14:paraId="7592A185" w14:textId="77777777" w:rsidR="00E03735" w:rsidRPr="00480820" w:rsidRDefault="00E03735" w:rsidP="00E03735">
      <w:pPr>
        <w:pStyle w:val="ListParagraph"/>
        <w:numPr>
          <w:ilvl w:val="0"/>
          <w:numId w:val="37"/>
        </w:numPr>
        <w:rPr>
          <w:rStyle w:val="Hyperlink"/>
          <w:color w:val="auto"/>
          <w:u w:val="none"/>
          <w:lang w:val="sr-Cyrl-RS"/>
        </w:rPr>
      </w:pPr>
      <w:r w:rsidRPr="00480820">
        <w:rPr>
          <w:lang w:val="sr-Cyrl-RS"/>
        </w:rPr>
        <w:t xml:space="preserve">„POWER OUT? SOLAR INVERTERS AND THE SILENT CYBER THREAT“ Доступно: </w:t>
      </w:r>
      <w:hyperlink r:id="rId46" w:history="1">
        <w:r w:rsidRPr="00480820">
          <w:rPr>
            <w:rStyle w:val="Hyperlink"/>
            <w:lang w:val="sr-Cyrl-RS"/>
          </w:rPr>
          <w:t>https://cybersecuritycrc.org.au/sites/default/files/2023-11/3320_cscrc_powerout_art_web.pdf</w:t>
        </w:r>
      </w:hyperlink>
    </w:p>
    <w:p w14:paraId="154B660D" w14:textId="77777777" w:rsidR="00E03735" w:rsidRPr="00480820" w:rsidRDefault="00E03735" w:rsidP="00E03735">
      <w:pPr>
        <w:pStyle w:val="ListParagraph"/>
        <w:rPr>
          <w:rStyle w:val="Hyperlink"/>
          <w:color w:val="auto"/>
          <w:u w:val="none"/>
          <w:lang w:val="sr-Cyrl-RS"/>
        </w:rPr>
      </w:pPr>
    </w:p>
    <w:p w14:paraId="0896C895"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Cybersecurity</w:t>
      </w:r>
      <w:proofErr w:type="spellEnd"/>
      <w:r w:rsidRPr="00480820">
        <w:rPr>
          <w:lang w:val="sr-Cyrl-RS"/>
        </w:rPr>
        <w:t xml:space="preserve"> </w:t>
      </w:r>
      <w:proofErr w:type="spellStart"/>
      <w:r w:rsidRPr="00480820">
        <w:rPr>
          <w:lang w:val="sr-Cyrl-RS"/>
        </w:rPr>
        <w:t>for</w:t>
      </w:r>
      <w:proofErr w:type="spellEnd"/>
      <w:r w:rsidRPr="00480820">
        <w:rPr>
          <w:lang w:val="sr-Cyrl-RS"/>
        </w:rPr>
        <w:t xml:space="preserve"> </w:t>
      </w:r>
      <w:proofErr w:type="spellStart"/>
      <w:r w:rsidRPr="00480820">
        <w:rPr>
          <w:lang w:val="sr-Cyrl-RS"/>
        </w:rPr>
        <w:t>Smart</w:t>
      </w:r>
      <w:proofErr w:type="spellEnd"/>
      <w:r w:rsidRPr="00480820">
        <w:rPr>
          <w:lang w:val="sr-Cyrl-RS"/>
        </w:rPr>
        <w:t xml:space="preserve"> </w:t>
      </w:r>
      <w:proofErr w:type="spellStart"/>
      <w:r w:rsidRPr="00480820">
        <w:rPr>
          <w:lang w:val="sr-Cyrl-RS"/>
        </w:rPr>
        <w:t>Inverters</w:t>
      </w:r>
      <w:proofErr w:type="spellEnd"/>
      <w:r w:rsidRPr="00480820">
        <w:rPr>
          <w:lang w:val="sr-Cyrl-RS"/>
        </w:rPr>
        <w:t xml:space="preserve">“ </w:t>
      </w:r>
    </w:p>
    <w:p w14:paraId="1B99B706" w14:textId="77777777" w:rsidR="00E03735" w:rsidRPr="00480820" w:rsidRDefault="00E03735" w:rsidP="00E03735">
      <w:pPr>
        <w:ind w:firstLine="720"/>
        <w:rPr>
          <w:rStyle w:val="Hyperlink"/>
          <w:color w:val="auto"/>
          <w:u w:val="none"/>
          <w:lang w:val="sr-Cyrl-RS"/>
        </w:rPr>
      </w:pPr>
      <w:r w:rsidRPr="00480820">
        <w:rPr>
          <w:lang w:val="sr-Cyrl-RS"/>
        </w:rPr>
        <w:t xml:space="preserve">Доступно: </w:t>
      </w:r>
      <w:hyperlink r:id="rId47" w:history="1">
        <w:r w:rsidRPr="00480820">
          <w:rPr>
            <w:rStyle w:val="Hyperlink"/>
            <w:lang w:val="sr-Cyrl-RS"/>
          </w:rPr>
          <w:t>https://nvlpubs.nist.gov/nistpubs/ir/2024/NIST.IR.8498.ipd.pdf</w:t>
        </w:r>
      </w:hyperlink>
    </w:p>
    <w:p w14:paraId="730F322D" w14:textId="77777777" w:rsidR="00E03735" w:rsidRPr="00480820" w:rsidRDefault="00E03735" w:rsidP="00E03735">
      <w:pPr>
        <w:rPr>
          <w:rStyle w:val="Hyperlink"/>
          <w:color w:val="auto"/>
          <w:u w:val="none"/>
          <w:lang w:val="sr-Cyrl-RS"/>
        </w:rPr>
      </w:pPr>
    </w:p>
    <w:p w14:paraId="2904CFC0"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Inverter</w:t>
      </w:r>
      <w:proofErr w:type="spellEnd"/>
      <w:r w:rsidRPr="00480820">
        <w:rPr>
          <w:lang w:val="sr-Cyrl-RS"/>
        </w:rPr>
        <w:t xml:space="preserve"> </w:t>
      </w:r>
      <w:proofErr w:type="spellStart"/>
      <w:r w:rsidRPr="00480820">
        <w:rPr>
          <w:lang w:val="sr-Cyrl-RS"/>
        </w:rPr>
        <w:t>Communications</w:t>
      </w:r>
      <w:proofErr w:type="spellEnd"/>
      <w:r w:rsidRPr="00480820">
        <w:rPr>
          <w:lang w:val="sr-Cyrl-RS"/>
        </w:rPr>
        <w:t xml:space="preserve">: </w:t>
      </w:r>
      <w:proofErr w:type="spellStart"/>
      <w:r w:rsidRPr="00480820">
        <w:rPr>
          <w:lang w:val="sr-Cyrl-RS"/>
        </w:rPr>
        <w:t>Types</w:t>
      </w:r>
      <w:proofErr w:type="spellEnd"/>
      <w:r w:rsidRPr="00480820">
        <w:rPr>
          <w:lang w:val="sr-Cyrl-RS"/>
        </w:rPr>
        <w:t xml:space="preserve">, </w:t>
      </w:r>
      <w:proofErr w:type="spellStart"/>
      <w:r w:rsidRPr="00480820">
        <w:rPr>
          <w:lang w:val="sr-Cyrl-RS"/>
        </w:rPr>
        <w:t>Applications</w:t>
      </w:r>
      <w:proofErr w:type="spellEnd"/>
      <w:r w:rsidRPr="00480820">
        <w:rPr>
          <w:lang w:val="sr-Cyrl-RS"/>
        </w:rPr>
        <w:t xml:space="preserve">, </w:t>
      </w:r>
      <w:proofErr w:type="spellStart"/>
      <w:r w:rsidRPr="00480820">
        <w:rPr>
          <w:lang w:val="sr-Cyrl-RS"/>
        </w:rPr>
        <w:t>and</w:t>
      </w:r>
      <w:proofErr w:type="spellEnd"/>
      <w:r w:rsidRPr="00480820">
        <w:rPr>
          <w:lang w:val="sr-Cyrl-RS"/>
        </w:rPr>
        <w:t xml:space="preserve"> </w:t>
      </w:r>
      <w:proofErr w:type="spellStart"/>
      <w:r w:rsidRPr="00480820">
        <w:rPr>
          <w:lang w:val="sr-Cyrl-RS"/>
        </w:rPr>
        <w:t>Future</w:t>
      </w:r>
      <w:proofErr w:type="spellEnd"/>
      <w:r w:rsidRPr="00480820">
        <w:rPr>
          <w:lang w:val="sr-Cyrl-RS"/>
        </w:rPr>
        <w:t xml:space="preserve"> </w:t>
      </w:r>
      <w:proofErr w:type="spellStart"/>
      <w:r w:rsidRPr="00480820">
        <w:rPr>
          <w:lang w:val="sr-Cyrl-RS"/>
        </w:rPr>
        <w:t>Trends</w:t>
      </w:r>
      <w:proofErr w:type="spellEnd"/>
      <w:r w:rsidRPr="00480820">
        <w:rPr>
          <w:lang w:val="sr-Cyrl-RS"/>
        </w:rPr>
        <w:t xml:space="preserve">“ </w:t>
      </w:r>
    </w:p>
    <w:p w14:paraId="38A2C5B4" w14:textId="77777777" w:rsidR="00E03735" w:rsidRPr="00480820" w:rsidRDefault="00E03735" w:rsidP="00E03735">
      <w:pPr>
        <w:pStyle w:val="ListParagraph"/>
        <w:rPr>
          <w:lang w:val="sr-Cyrl-RS"/>
        </w:rPr>
      </w:pPr>
      <w:r w:rsidRPr="00480820">
        <w:rPr>
          <w:lang w:val="sr-Cyrl-RS"/>
        </w:rPr>
        <w:t xml:space="preserve">Доступно: </w:t>
      </w:r>
      <w:hyperlink r:id="rId48" w:history="1">
        <w:r w:rsidRPr="00480820">
          <w:rPr>
            <w:rStyle w:val="Hyperlink"/>
            <w:lang w:val="sr-Cyrl-RS"/>
          </w:rPr>
          <w:t>https://solartechadvisor.com/inverter-communications/</w:t>
        </w:r>
      </w:hyperlink>
    </w:p>
    <w:p w14:paraId="578752C5" w14:textId="77777777" w:rsidR="00E03735" w:rsidRPr="00480820" w:rsidRDefault="00E03735" w:rsidP="00E03735">
      <w:pPr>
        <w:rPr>
          <w:rStyle w:val="Hyperlink"/>
          <w:color w:val="auto"/>
          <w:u w:val="none"/>
          <w:lang w:val="sr-Cyrl-RS"/>
        </w:rPr>
      </w:pPr>
    </w:p>
    <w:p w14:paraId="7D7F3B3C"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List</w:t>
      </w:r>
      <w:proofErr w:type="spellEnd"/>
      <w:r w:rsidRPr="00480820">
        <w:rPr>
          <w:lang w:val="sr-Cyrl-RS"/>
        </w:rPr>
        <w:t xml:space="preserve">: </w:t>
      </w:r>
      <w:proofErr w:type="spellStart"/>
      <w:r w:rsidRPr="00480820">
        <w:rPr>
          <w:lang w:val="sr-Cyrl-RS"/>
        </w:rPr>
        <w:t>Top</w:t>
      </w:r>
      <w:proofErr w:type="spellEnd"/>
      <w:r w:rsidRPr="00480820">
        <w:rPr>
          <w:lang w:val="sr-Cyrl-RS"/>
        </w:rPr>
        <w:t xml:space="preserve"> 15 </w:t>
      </w:r>
      <w:proofErr w:type="spellStart"/>
      <w:r w:rsidRPr="00480820">
        <w:rPr>
          <w:lang w:val="sr-Cyrl-RS"/>
        </w:rPr>
        <w:t>Best</w:t>
      </w:r>
      <w:proofErr w:type="spellEnd"/>
      <w:r w:rsidRPr="00480820">
        <w:rPr>
          <w:lang w:val="sr-Cyrl-RS"/>
        </w:rPr>
        <w:t xml:space="preserve"> </w:t>
      </w:r>
      <w:proofErr w:type="spellStart"/>
      <w:r w:rsidRPr="00480820">
        <w:rPr>
          <w:lang w:val="sr-Cyrl-RS"/>
        </w:rPr>
        <w:t>Inverter</w:t>
      </w:r>
      <w:proofErr w:type="spellEnd"/>
      <w:r w:rsidRPr="00480820">
        <w:rPr>
          <w:lang w:val="sr-Cyrl-RS"/>
        </w:rPr>
        <w:t xml:space="preserve"> </w:t>
      </w:r>
      <w:proofErr w:type="spellStart"/>
      <w:r w:rsidRPr="00480820">
        <w:rPr>
          <w:lang w:val="sr-Cyrl-RS"/>
        </w:rPr>
        <w:t>Companies</w:t>
      </w:r>
      <w:proofErr w:type="spellEnd"/>
      <w:r w:rsidRPr="00480820">
        <w:rPr>
          <w:lang w:val="sr-Cyrl-RS"/>
        </w:rPr>
        <w:t xml:space="preserve"> </w:t>
      </w:r>
      <w:proofErr w:type="spellStart"/>
      <w:r w:rsidRPr="00480820">
        <w:rPr>
          <w:lang w:val="sr-Cyrl-RS"/>
        </w:rPr>
        <w:t>In</w:t>
      </w:r>
      <w:proofErr w:type="spellEnd"/>
      <w:r w:rsidRPr="00480820">
        <w:rPr>
          <w:lang w:val="sr-Cyrl-RS"/>
        </w:rPr>
        <w:t xml:space="preserve"> </w:t>
      </w:r>
      <w:proofErr w:type="spellStart"/>
      <w:r w:rsidRPr="00480820">
        <w:rPr>
          <w:lang w:val="sr-Cyrl-RS"/>
        </w:rPr>
        <w:t>China</w:t>
      </w:r>
      <w:proofErr w:type="spellEnd"/>
      <w:r w:rsidRPr="00480820">
        <w:rPr>
          <w:lang w:val="sr-Cyrl-RS"/>
        </w:rPr>
        <w:t xml:space="preserve"> (</w:t>
      </w:r>
      <w:proofErr w:type="spellStart"/>
      <w:r w:rsidRPr="00480820">
        <w:rPr>
          <w:lang w:val="sr-Cyrl-RS"/>
        </w:rPr>
        <w:t>Update</w:t>
      </w:r>
      <w:proofErr w:type="spellEnd"/>
      <w:r w:rsidRPr="00480820">
        <w:rPr>
          <w:lang w:val="sr-Cyrl-RS"/>
        </w:rPr>
        <w:t xml:space="preserve"> 2023)“</w:t>
      </w:r>
    </w:p>
    <w:p w14:paraId="15106DAD"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49" w:history="1">
        <w:r w:rsidRPr="00480820">
          <w:rPr>
            <w:rStyle w:val="Hyperlink"/>
            <w:lang w:val="sr-Cyrl-RS"/>
          </w:rPr>
          <w:t>https://www.hisenpower.com/Blogs/top-15-best-inverter-companies-in-china</w:t>
        </w:r>
      </w:hyperlink>
    </w:p>
    <w:p w14:paraId="324C4982" w14:textId="77777777" w:rsidR="00E03735" w:rsidRPr="00480820" w:rsidRDefault="00E03735" w:rsidP="00E03735">
      <w:pPr>
        <w:rPr>
          <w:rStyle w:val="Hyperlink"/>
          <w:color w:val="auto"/>
          <w:u w:val="none"/>
          <w:lang w:val="sr-Cyrl-RS"/>
        </w:rPr>
      </w:pPr>
    </w:p>
    <w:p w14:paraId="33ACDAE4"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Defending</w:t>
      </w:r>
      <w:proofErr w:type="spellEnd"/>
      <w:r w:rsidRPr="00480820">
        <w:rPr>
          <w:lang w:val="sr-Cyrl-RS"/>
        </w:rPr>
        <w:t xml:space="preserve"> </w:t>
      </w:r>
      <w:proofErr w:type="spellStart"/>
      <w:r w:rsidRPr="00480820">
        <w:rPr>
          <w:lang w:val="sr-Cyrl-RS"/>
        </w:rPr>
        <w:t>the</w:t>
      </w:r>
      <w:proofErr w:type="spellEnd"/>
      <w:r w:rsidRPr="00480820">
        <w:rPr>
          <w:lang w:val="sr-Cyrl-RS"/>
        </w:rPr>
        <w:t xml:space="preserve"> </w:t>
      </w:r>
      <w:proofErr w:type="spellStart"/>
      <w:r w:rsidRPr="00480820">
        <w:rPr>
          <w:lang w:val="sr-Cyrl-RS"/>
        </w:rPr>
        <w:t>Smart</w:t>
      </w:r>
      <w:proofErr w:type="spellEnd"/>
      <w:r w:rsidRPr="00480820">
        <w:rPr>
          <w:lang w:val="sr-Cyrl-RS"/>
        </w:rPr>
        <w:t xml:space="preserve"> </w:t>
      </w:r>
      <w:proofErr w:type="spellStart"/>
      <w:r w:rsidRPr="00480820">
        <w:rPr>
          <w:lang w:val="sr-Cyrl-RS"/>
        </w:rPr>
        <w:t>Grid</w:t>
      </w:r>
      <w:proofErr w:type="spellEnd"/>
      <w:r w:rsidRPr="00480820">
        <w:rPr>
          <w:lang w:val="sr-Cyrl-RS"/>
        </w:rPr>
        <w:t xml:space="preserve"> </w:t>
      </w:r>
      <w:proofErr w:type="spellStart"/>
      <w:r w:rsidRPr="00480820">
        <w:rPr>
          <w:lang w:val="sr-Cyrl-RS"/>
        </w:rPr>
        <w:t>Against</w:t>
      </w:r>
      <w:proofErr w:type="spellEnd"/>
      <w:r w:rsidRPr="00480820">
        <w:rPr>
          <w:lang w:val="sr-Cyrl-RS"/>
        </w:rPr>
        <w:t xml:space="preserve"> </w:t>
      </w:r>
      <w:proofErr w:type="spellStart"/>
      <w:r w:rsidRPr="00480820">
        <w:rPr>
          <w:lang w:val="sr-Cyrl-RS"/>
        </w:rPr>
        <w:t>Inverter</w:t>
      </w:r>
      <w:proofErr w:type="spellEnd"/>
      <w:r w:rsidRPr="00480820">
        <w:rPr>
          <w:lang w:val="sr-Cyrl-RS"/>
        </w:rPr>
        <w:t xml:space="preserve"> </w:t>
      </w:r>
      <w:proofErr w:type="spellStart"/>
      <w:r w:rsidRPr="00480820">
        <w:rPr>
          <w:lang w:val="sr-Cyrl-RS"/>
        </w:rPr>
        <w:t>Attacks</w:t>
      </w:r>
      <w:proofErr w:type="spellEnd"/>
      <w:r w:rsidRPr="00480820">
        <w:rPr>
          <w:lang w:val="sr-Cyrl-RS"/>
        </w:rPr>
        <w:t>“</w:t>
      </w:r>
    </w:p>
    <w:p w14:paraId="09562E6E"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0" w:history="1">
        <w:r w:rsidRPr="00480820">
          <w:rPr>
            <w:rStyle w:val="Hyperlink"/>
            <w:lang w:val="sr-Cyrl-RS"/>
          </w:rPr>
          <w:t>https://eepower.com/tech-insights/defending-the-smart-grid-against-inverter-attacks/</w:t>
        </w:r>
      </w:hyperlink>
    </w:p>
    <w:p w14:paraId="4A3FDE05" w14:textId="77777777" w:rsidR="00E03735" w:rsidRPr="00480820" w:rsidRDefault="00E03735" w:rsidP="00E03735">
      <w:pPr>
        <w:rPr>
          <w:lang w:val="sr-Cyrl-RS"/>
        </w:rPr>
      </w:pPr>
    </w:p>
    <w:p w14:paraId="0F35382A"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Powering</w:t>
      </w:r>
      <w:proofErr w:type="spellEnd"/>
      <w:r w:rsidRPr="00480820">
        <w:rPr>
          <w:lang w:val="sr-Cyrl-RS"/>
        </w:rPr>
        <w:t xml:space="preserve"> </w:t>
      </w:r>
      <w:proofErr w:type="spellStart"/>
      <w:r w:rsidRPr="00480820">
        <w:rPr>
          <w:lang w:val="sr-Cyrl-RS"/>
        </w:rPr>
        <w:t>Up</w:t>
      </w:r>
      <w:proofErr w:type="spellEnd"/>
      <w:r w:rsidRPr="00480820">
        <w:rPr>
          <w:lang w:val="sr-Cyrl-RS"/>
        </w:rPr>
        <w:t xml:space="preserve"> </w:t>
      </w:r>
      <w:proofErr w:type="spellStart"/>
      <w:r w:rsidRPr="00480820">
        <w:rPr>
          <w:lang w:val="sr-Cyrl-RS"/>
        </w:rPr>
        <w:t>Risk</w:t>
      </w:r>
      <w:proofErr w:type="spellEnd"/>
      <w:r w:rsidRPr="00480820">
        <w:rPr>
          <w:lang w:val="sr-Cyrl-RS"/>
        </w:rPr>
        <w:t xml:space="preserve">: </w:t>
      </w:r>
      <w:proofErr w:type="spellStart"/>
      <w:r w:rsidRPr="00480820">
        <w:rPr>
          <w:lang w:val="sr-Cyrl-RS"/>
        </w:rPr>
        <w:t>Inverters</w:t>
      </w:r>
      <w:proofErr w:type="spellEnd"/>
      <w:r w:rsidRPr="00480820">
        <w:rPr>
          <w:lang w:val="sr-Cyrl-RS"/>
        </w:rPr>
        <w:t xml:space="preserve"> </w:t>
      </w:r>
      <w:proofErr w:type="spellStart"/>
      <w:r w:rsidRPr="00480820">
        <w:rPr>
          <w:lang w:val="sr-Cyrl-RS"/>
        </w:rPr>
        <w:t>Vulnerable</w:t>
      </w:r>
      <w:proofErr w:type="spellEnd"/>
      <w:r w:rsidRPr="00480820">
        <w:rPr>
          <w:lang w:val="sr-Cyrl-RS"/>
        </w:rPr>
        <w:t xml:space="preserve"> </w:t>
      </w:r>
      <w:proofErr w:type="spellStart"/>
      <w:r w:rsidRPr="00480820">
        <w:rPr>
          <w:lang w:val="sr-Cyrl-RS"/>
        </w:rPr>
        <w:t>to</w:t>
      </w:r>
      <w:proofErr w:type="spellEnd"/>
      <w:r w:rsidRPr="00480820">
        <w:rPr>
          <w:lang w:val="sr-Cyrl-RS"/>
        </w:rPr>
        <w:t xml:space="preserve"> </w:t>
      </w:r>
      <w:proofErr w:type="spellStart"/>
      <w:r w:rsidRPr="00480820">
        <w:rPr>
          <w:lang w:val="sr-Cyrl-RS"/>
        </w:rPr>
        <w:t>Cybersecurity</w:t>
      </w:r>
      <w:proofErr w:type="spellEnd"/>
      <w:r w:rsidRPr="00480820">
        <w:rPr>
          <w:lang w:val="sr-Cyrl-RS"/>
        </w:rPr>
        <w:t xml:space="preserve"> </w:t>
      </w:r>
      <w:proofErr w:type="spellStart"/>
      <w:r w:rsidRPr="00480820">
        <w:rPr>
          <w:lang w:val="sr-Cyrl-RS"/>
        </w:rPr>
        <w:t>Threats</w:t>
      </w:r>
      <w:proofErr w:type="spellEnd"/>
      <w:r w:rsidRPr="00480820">
        <w:rPr>
          <w:lang w:val="sr-Cyrl-RS"/>
        </w:rPr>
        <w:t xml:space="preserve"> </w:t>
      </w:r>
      <w:proofErr w:type="spellStart"/>
      <w:r w:rsidRPr="00480820">
        <w:rPr>
          <w:lang w:val="sr-Cyrl-RS"/>
        </w:rPr>
        <w:t>Through</w:t>
      </w:r>
      <w:proofErr w:type="spellEnd"/>
      <w:r w:rsidRPr="00480820">
        <w:rPr>
          <w:lang w:val="sr-Cyrl-RS"/>
        </w:rPr>
        <w:t xml:space="preserve"> Software“</w:t>
      </w:r>
    </w:p>
    <w:p w14:paraId="07B86EA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1" w:history="1">
        <w:r w:rsidRPr="00480820">
          <w:rPr>
            <w:rStyle w:val="Hyperlink"/>
            <w:lang w:val="sr-Cyrl-RS"/>
          </w:rPr>
          <w:t>https://solar2power.pt/powering-up-risk-inverters-vulnerable-to-cybersecurity-threats-through-software/</w:t>
        </w:r>
      </w:hyperlink>
    </w:p>
    <w:p w14:paraId="497932B7" w14:textId="77777777" w:rsidR="00E03735" w:rsidRPr="00480820" w:rsidRDefault="00E03735" w:rsidP="00E03735">
      <w:pPr>
        <w:rPr>
          <w:lang w:val="sr-Cyrl-RS"/>
        </w:rPr>
      </w:pPr>
    </w:p>
    <w:p w14:paraId="499B659B" w14:textId="77777777" w:rsidR="00E03735" w:rsidRPr="00480820" w:rsidRDefault="00E03735" w:rsidP="00E03735">
      <w:pPr>
        <w:pStyle w:val="ListParagraph"/>
        <w:numPr>
          <w:ilvl w:val="0"/>
          <w:numId w:val="37"/>
        </w:numPr>
        <w:rPr>
          <w:lang w:val="sr-Cyrl-RS"/>
        </w:rPr>
      </w:pPr>
      <w:r w:rsidRPr="00480820">
        <w:rPr>
          <w:lang w:val="sr-Cyrl-RS"/>
        </w:rPr>
        <w:t xml:space="preserve">„60 </w:t>
      </w:r>
      <w:proofErr w:type="spellStart"/>
      <w:r w:rsidRPr="00480820">
        <w:rPr>
          <w:lang w:val="sr-Cyrl-RS"/>
        </w:rPr>
        <w:t>Hurts</w:t>
      </w:r>
      <w:proofErr w:type="spellEnd"/>
      <w:r w:rsidRPr="00480820">
        <w:rPr>
          <w:lang w:val="sr-Cyrl-RS"/>
        </w:rPr>
        <w:t xml:space="preserve"> </w:t>
      </w:r>
      <w:proofErr w:type="spellStart"/>
      <w:r w:rsidRPr="00480820">
        <w:rPr>
          <w:lang w:val="sr-Cyrl-RS"/>
        </w:rPr>
        <w:t>per</w:t>
      </w:r>
      <w:proofErr w:type="spellEnd"/>
      <w:r w:rsidRPr="00480820">
        <w:rPr>
          <w:lang w:val="sr-Cyrl-RS"/>
        </w:rPr>
        <w:t xml:space="preserve"> </w:t>
      </w:r>
      <w:proofErr w:type="spellStart"/>
      <w:r w:rsidRPr="00480820">
        <w:rPr>
          <w:lang w:val="sr-Cyrl-RS"/>
        </w:rPr>
        <w:t>Second</w:t>
      </w:r>
      <w:proofErr w:type="spellEnd"/>
      <w:r w:rsidRPr="00480820">
        <w:rPr>
          <w:lang w:val="sr-Cyrl-RS"/>
        </w:rPr>
        <w:t xml:space="preserve"> – </w:t>
      </w:r>
      <w:proofErr w:type="spellStart"/>
      <w:r w:rsidRPr="00480820">
        <w:rPr>
          <w:lang w:val="sr-Cyrl-RS"/>
        </w:rPr>
        <w:t>How</w:t>
      </w:r>
      <w:proofErr w:type="spellEnd"/>
      <w:r w:rsidRPr="00480820">
        <w:rPr>
          <w:lang w:val="sr-Cyrl-RS"/>
        </w:rPr>
        <w:t xml:space="preserve"> </w:t>
      </w:r>
      <w:proofErr w:type="spellStart"/>
      <w:r w:rsidRPr="00480820">
        <w:rPr>
          <w:lang w:val="sr-Cyrl-RS"/>
        </w:rPr>
        <w:t>We</w:t>
      </w:r>
      <w:proofErr w:type="spellEnd"/>
      <w:r w:rsidRPr="00480820">
        <w:rPr>
          <w:lang w:val="sr-Cyrl-RS"/>
        </w:rPr>
        <w:t xml:space="preserve"> </w:t>
      </w:r>
      <w:proofErr w:type="spellStart"/>
      <w:r w:rsidRPr="00480820">
        <w:rPr>
          <w:lang w:val="sr-Cyrl-RS"/>
        </w:rPr>
        <w:t>Got</w:t>
      </w:r>
      <w:proofErr w:type="spellEnd"/>
      <w:r w:rsidRPr="00480820">
        <w:rPr>
          <w:lang w:val="sr-Cyrl-RS"/>
        </w:rPr>
        <w:t xml:space="preserve"> Access </w:t>
      </w:r>
      <w:proofErr w:type="spellStart"/>
      <w:r w:rsidRPr="00480820">
        <w:rPr>
          <w:lang w:val="sr-Cyrl-RS"/>
        </w:rPr>
        <w:t>to</w:t>
      </w:r>
      <w:proofErr w:type="spellEnd"/>
      <w:r w:rsidRPr="00480820">
        <w:rPr>
          <w:lang w:val="sr-Cyrl-RS"/>
        </w:rPr>
        <w:t xml:space="preserve"> </w:t>
      </w:r>
      <w:proofErr w:type="spellStart"/>
      <w:r w:rsidRPr="00480820">
        <w:rPr>
          <w:lang w:val="sr-Cyrl-RS"/>
        </w:rPr>
        <w:t>Enough</w:t>
      </w:r>
      <w:proofErr w:type="spellEnd"/>
      <w:r w:rsidRPr="00480820">
        <w:rPr>
          <w:lang w:val="sr-Cyrl-RS"/>
        </w:rPr>
        <w:t xml:space="preserve"> </w:t>
      </w:r>
      <w:proofErr w:type="spellStart"/>
      <w:r w:rsidRPr="00480820">
        <w:rPr>
          <w:lang w:val="sr-Cyrl-RS"/>
        </w:rPr>
        <w:t>Solar</w:t>
      </w:r>
      <w:proofErr w:type="spellEnd"/>
      <w:r w:rsidRPr="00480820">
        <w:rPr>
          <w:lang w:val="sr-Cyrl-RS"/>
        </w:rPr>
        <w:t xml:space="preserve"> </w:t>
      </w:r>
      <w:proofErr w:type="spellStart"/>
      <w:r w:rsidRPr="00480820">
        <w:rPr>
          <w:lang w:val="sr-Cyrl-RS"/>
        </w:rPr>
        <w:t>Power</w:t>
      </w:r>
      <w:proofErr w:type="spellEnd"/>
      <w:r w:rsidRPr="00480820">
        <w:rPr>
          <w:lang w:val="sr-Cyrl-RS"/>
        </w:rPr>
        <w:t xml:space="preserve"> </w:t>
      </w:r>
      <w:proofErr w:type="spellStart"/>
      <w:r w:rsidRPr="00480820">
        <w:rPr>
          <w:lang w:val="sr-Cyrl-RS"/>
        </w:rPr>
        <w:t>to</w:t>
      </w:r>
      <w:proofErr w:type="spellEnd"/>
      <w:r w:rsidRPr="00480820">
        <w:rPr>
          <w:lang w:val="sr-Cyrl-RS"/>
        </w:rPr>
        <w:t xml:space="preserve"> </w:t>
      </w:r>
      <w:proofErr w:type="spellStart"/>
      <w:r w:rsidRPr="00480820">
        <w:rPr>
          <w:lang w:val="sr-Cyrl-RS"/>
        </w:rPr>
        <w:t>Run</w:t>
      </w:r>
      <w:proofErr w:type="spellEnd"/>
      <w:r w:rsidRPr="00480820">
        <w:rPr>
          <w:lang w:val="sr-Cyrl-RS"/>
        </w:rPr>
        <w:t xml:space="preserve"> </w:t>
      </w:r>
      <w:proofErr w:type="spellStart"/>
      <w:r w:rsidRPr="00480820">
        <w:rPr>
          <w:lang w:val="sr-Cyrl-RS"/>
        </w:rPr>
        <w:t>the</w:t>
      </w:r>
      <w:proofErr w:type="spellEnd"/>
      <w:r w:rsidRPr="00480820">
        <w:rPr>
          <w:lang w:val="sr-Cyrl-RS"/>
        </w:rPr>
        <w:t xml:space="preserve"> </w:t>
      </w:r>
      <w:proofErr w:type="spellStart"/>
      <w:r w:rsidRPr="00480820">
        <w:rPr>
          <w:lang w:val="sr-Cyrl-RS"/>
        </w:rPr>
        <w:t>United</w:t>
      </w:r>
      <w:proofErr w:type="spellEnd"/>
      <w:r w:rsidRPr="00480820">
        <w:rPr>
          <w:lang w:val="sr-Cyrl-RS"/>
        </w:rPr>
        <w:t xml:space="preserve"> </w:t>
      </w:r>
      <w:proofErr w:type="spellStart"/>
      <w:r w:rsidRPr="00480820">
        <w:rPr>
          <w:lang w:val="sr-Cyrl-RS"/>
        </w:rPr>
        <w:t>States</w:t>
      </w:r>
      <w:proofErr w:type="spellEnd"/>
      <w:r w:rsidRPr="00480820">
        <w:rPr>
          <w:lang w:val="sr-Cyrl-RS"/>
        </w:rPr>
        <w:t>“</w:t>
      </w:r>
    </w:p>
    <w:p w14:paraId="6995BDF4"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2" w:history="1">
        <w:r w:rsidRPr="00480820">
          <w:rPr>
            <w:rStyle w:val="Hyperlink"/>
            <w:lang w:val="sr-Cyrl-RS"/>
          </w:rPr>
          <w:t>https://www.bitdefender.com/blog/labs/60-hurts-per-second-how-we-got-access-to-enough-solar-power-to-run-the-united-states/</w:t>
        </w:r>
      </w:hyperlink>
    </w:p>
    <w:p w14:paraId="30A520E5" w14:textId="77777777" w:rsidR="00E03735" w:rsidRPr="00480820" w:rsidRDefault="00E03735" w:rsidP="00E03735">
      <w:pPr>
        <w:rPr>
          <w:lang w:val="sr-Cyrl-RS"/>
        </w:rPr>
      </w:pPr>
    </w:p>
    <w:p w14:paraId="49EBB035"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Attack</w:t>
      </w:r>
      <w:proofErr w:type="spellEnd"/>
      <w:r w:rsidRPr="00480820">
        <w:rPr>
          <w:lang w:val="sr-Cyrl-RS"/>
        </w:rPr>
        <w:t xml:space="preserve"> </w:t>
      </w:r>
      <w:proofErr w:type="spellStart"/>
      <w:r w:rsidRPr="00480820">
        <w:rPr>
          <w:lang w:val="sr-Cyrl-RS"/>
        </w:rPr>
        <w:t>Surface</w:t>
      </w:r>
      <w:proofErr w:type="spellEnd"/>
      <w:r w:rsidRPr="00480820">
        <w:rPr>
          <w:lang w:val="sr-Cyrl-RS"/>
        </w:rPr>
        <w:t xml:space="preserve"> </w:t>
      </w:r>
      <w:proofErr w:type="spellStart"/>
      <w:r w:rsidRPr="00480820">
        <w:rPr>
          <w:lang w:val="sr-Cyrl-RS"/>
        </w:rPr>
        <w:t>of</w:t>
      </w:r>
      <w:proofErr w:type="spellEnd"/>
      <w:r w:rsidRPr="00480820">
        <w:rPr>
          <w:lang w:val="sr-Cyrl-RS"/>
        </w:rPr>
        <w:t xml:space="preserve"> </w:t>
      </w:r>
      <w:proofErr w:type="spellStart"/>
      <w:r w:rsidRPr="00480820">
        <w:rPr>
          <w:lang w:val="sr-Cyrl-RS"/>
        </w:rPr>
        <w:t>Renewable</w:t>
      </w:r>
      <w:proofErr w:type="spellEnd"/>
      <w:r w:rsidRPr="00480820">
        <w:rPr>
          <w:lang w:val="sr-Cyrl-RS"/>
        </w:rPr>
        <w:t xml:space="preserve"> </w:t>
      </w:r>
      <w:proofErr w:type="spellStart"/>
      <w:r w:rsidRPr="00480820">
        <w:rPr>
          <w:lang w:val="sr-Cyrl-RS"/>
        </w:rPr>
        <w:t>Energy</w:t>
      </w:r>
      <w:proofErr w:type="spellEnd"/>
      <w:r w:rsidRPr="00480820">
        <w:rPr>
          <w:lang w:val="sr-Cyrl-RS"/>
        </w:rPr>
        <w:t xml:space="preserve"> Technologies“ </w:t>
      </w:r>
    </w:p>
    <w:p w14:paraId="71D3B1E0" w14:textId="77777777" w:rsidR="00E03735" w:rsidRPr="00480820" w:rsidRDefault="00E03735" w:rsidP="00E03735">
      <w:pPr>
        <w:pStyle w:val="ListParagraph"/>
        <w:rPr>
          <w:rStyle w:val="Hyperlink"/>
          <w:color w:val="auto"/>
          <w:u w:val="none"/>
          <w:lang w:val="sr-Cyrl-RS"/>
        </w:rPr>
      </w:pPr>
      <w:r w:rsidRPr="00480820">
        <w:rPr>
          <w:lang w:val="sr-Cyrl-RS"/>
        </w:rPr>
        <w:t xml:space="preserve">Доступно: </w:t>
      </w:r>
      <w:hyperlink r:id="rId53" w:history="1">
        <w:r w:rsidRPr="00480820">
          <w:rPr>
            <w:rStyle w:val="Hyperlink"/>
            <w:lang w:val="sr-Cyrl-RS"/>
          </w:rPr>
          <w:t>https://inldigitallibrary.inl.gov/sites/STI/STI/Sort_90576.pdf</w:t>
        </w:r>
      </w:hyperlink>
    </w:p>
    <w:p w14:paraId="615BC94C" w14:textId="77777777" w:rsidR="00E03735" w:rsidRPr="00480820" w:rsidRDefault="00E03735" w:rsidP="00E03735">
      <w:pPr>
        <w:rPr>
          <w:lang w:val="sr-Cyrl-RS"/>
        </w:rPr>
      </w:pPr>
    </w:p>
    <w:p w14:paraId="19464A3E"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Cyberattacks</w:t>
      </w:r>
      <w:proofErr w:type="spellEnd"/>
      <w:r w:rsidRPr="00480820">
        <w:rPr>
          <w:lang w:val="sr-Cyrl-RS"/>
        </w:rPr>
        <w:t xml:space="preserve"> </w:t>
      </w:r>
      <w:proofErr w:type="spellStart"/>
      <w:r w:rsidRPr="00480820">
        <w:rPr>
          <w:lang w:val="sr-Cyrl-RS"/>
        </w:rPr>
        <w:t>threaten</w:t>
      </w:r>
      <w:proofErr w:type="spellEnd"/>
      <w:r w:rsidRPr="00480820">
        <w:rPr>
          <w:lang w:val="sr-Cyrl-RS"/>
        </w:rPr>
        <w:t xml:space="preserve"> </w:t>
      </w:r>
      <w:proofErr w:type="spellStart"/>
      <w:r w:rsidRPr="00480820">
        <w:rPr>
          <w:lang w:val="sr-Cyrl-RS"/>
        </w:rPr>
        <w:t>smart</w:t>
      </w:r>
      <w:proofErr w:type="spellEnd"/>
      <w:r w:rsidRPr="00480820">
        <w:rPr>
          <w:lang w:val="sr-Cyrl-RS"/>
        </w:rPr>
        <w:t xml:space="preserve"> </w:t>
      </w:r>
      <w:proofErr w:type="spellStart"/>
      <w:r w:rsidRPr="00480820">
        <w:rPr>
          <w:lang w:val="sr-Cyrl-RS"/>
        </w:rPr>
        <w:t>inverters</w:t>
      </w:r>
      <w:proofErr w:type="spellEnd"/>
      <w:r w:rsidRPr="00480820">
        <w:rPr>
          <w:lang w:val="sr-Cyrl-RS"/>
        </w:rPr>
        <w:t xml:space="preserve">, </w:t>
      </w:r>
      <w:proofErr w:type="spellStart"/>
      <w:r w:rsidRPr="00480820">
        <w:rPr>
          <w:lang w:val="sr-Cyrl-RS"/>
        </w:rPr>
        <w:t>but</w:t>
      </w:r>
      <w:proofErr w:type="spellEnd"/>
      <w:r w:rsidRPr="00480820">
        <w:rPr>
          <w:lang w:val="sr-Cyrl-RS"/>
        </w:rPr>
        <w:t xml:space="preserve"> </w:t>
      </w:r>
      <w:proofErr w:type="spellStart"/>
      <w:r w:rsidRPr="00480820">
        <w:rPr>
          <w:lang w:val="sr-Cyrl-RS"/>
        </w:rPr>
        <w:t>scientists</w:t>
      </w:r>
      <w:proofErr w:type="spellEnd"/>
      <w:r w:rsidRPr="00480820">
        <w:rPr>
          <w:lang w:val="sr-Cyrl-RS"/>
        </w:rPr>
        <w:t xml:space="preserve"> </w:t>
      </w:r>
      <w:proofErr w:type="spellStart"/>
      <w:r w:rsidRPr="00480820">
        <w:rPr>
          <w:lang w:val="sr-Cyrl-RS"/>
        </w:rPr>
        <w:t>have</w:t>
      </w:r>
      <w:proofErr w:type="spellEnd"/>
      <w:r w:rsidRPr="00480820">
        <w:rPr>
          <w:lang w:val="sr-Cyrl-RS"/>
        </w:rPr>
        <w:t xml:space="preserve"> </w:t>
      </w:r>
      <w:proofErr w:type="spellStart"/>
      <w:r w:rsidRPr="00480820">
        <w:rPr>
          <w:lang w:val="sr-Cyrl-RS"/>
        </w:rPr>
        <w:t>solutions</w:t>
      </w:r>
      <w:proofErr w:type="spellEnd"/>
      <w:r w:rsidRPr="00480820">
        <w:rPr>
          <w:lang w:val="sr-Cyrl-RS"/>
        </w:rPr>
        <w:t>“</w:t>
      </w:r>
    </w:p>
    <w:p w14:paraId="389AFA00" w14:textId="77777777" w:rsidR="00E03735" w:rsidRPr="00480820" w:rsidRDefault="00E03735" w:rsidP="00E03735">
      <w:pPr>
        <w:pStyle w:val="ListParagraph"/>
        <w:rPr>
          <w:lang w:val="sr-Cyrl-RS"/>
        </w:rPr>
      </w:pPr>
      <w:r w:rsidRPr="00480820">
        <w:rPr>
          <w:lang w:val="sr-Cyrl-RS"/>
        </w:rPr>
        <w:t xml:space="preserve">Доступно: </w:t>
      </w:r>
      <w:hyperlink r:id="rId54" w:history="1">
        <w:r w:rsidRPr="00480820">
          <w:rPr>
            <w:rStyle w:val="Hyperlink"/>
            <w:lang w:val="sr-Cyrl-RS"/>
          </w:rPr>
          <w:t>https://www.solarpowerworldonline.com/2019/04/cyberattacks-threaten-smart-inverters-but-scientists-have-solutions/</w:t>
        </w:r>
      </w:hyperlink>
    </w:p>
    <w:p w14:paraId="2C75A4CC" w14:textId="77777777" w:rsidR="00E03735" w:rsidRPr="00480820" w:rsidRDefault="00E03735" w:rsidP="00E03735">
      <w:pPr>
        <w:pStyle w:val="ListParagraph"/>
        <w:rPr>
          <w:lang w:val="sr-Cyrl-RS"/>
        </w:rPr>
      </w:pPr>
    </w:p>
    <w:p w14:paraId="383FF4EF" w14:textId="77777777" w:rsidR="00E03735" w:rsidRPr="00480820" w:rsidRDefault="00E03735" w:rsidP="00E03735">
      <w:pPr>
        <w:pStyle w:val="ListParagraph"/>
        <w:numPr>
          <w:ilvl w:val="0"/>
          <w:numId w:val="37"/>
        </w:numPr>
        <w:rPr>
          <w:lang w:val="sr-Cyrl-RS"/>
        </w:rPr>
      </w:pPr>
      <w:r w:rsidRPr="00480820">
        <w:rPr>
          <w:lang w:val="sr-Cyrl-RS"/>
        </w:rPr>
        <w:t>„“</w:t>
      </w:r>
    </w:p>
    <w:p w14:paraId="08A451F7" w14:textId="77777777" w:rsidR="00E03735" w:rsidRPr="00480820" w:rsidRDefault="00E03735" w:rsidP="00E03735">
      <w:pPr>
        <w:pStyle w:val="ListParagraph"/>
        <w:rPr>
          <w:lang w:val="sr-Cyrl-RS"/>
        </w:rPr>
      </w:pPr>
      <w:r w:rsidRPr="00480820">
        <w:rPr>
          <w:lang w:val="sr-Cyrl-RS"/>
        </w:rPr>
        <w:t>Доступно:</w:t>
      </w:r>
      <w:hyperlink r:id="rId55" w:history="1">
        <w:r w:rsidRPr="00480820">
          <w:rPr>
            <w:rStyle w:val="Hyperlink"/>
            <w:lang w:val="sr-Cyrl-RS"/>
          </w:rPr>
          <w:t>https://mazumder.lab.uic.edu/wpcontent/uploads/sites/504/2024/02/T_An_Overview_of_Cyber-Resilient_Smart_Inverters_Based_on_Practical_Attack_Models.pdf</w:t>
        </w:r>
      </w:hyperlink>
    </w:p>
    <w:p w14:paraId="22E91BBE" w14:textId="77777777" w:rsidR="00E03735" w:rsidRPr="00480820" w:rsidRDefault="00E03735" w:rsidP="00E03735">
      <w:pPr>
        <w:pStyle w:val="ListParagraph"/>
        <w:rPr>
          <w:lang w:val="sr-Cyrl-RS"/>
        </w:rPr>
      </w:pPr>
    </w:p>
    <w:p w14:paraId="63DA058A"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Cyber</w:t>
      </w:r>
      <w:proofErr w:type="spellEnd"/>
      <w:r w:rsidRPr="00480820">
        <w:rPr>
          <w:lang w:val="sr-Cyrl-RS"/>
        </w:rPr>
        <w:t xml:space="preserve"> </w:t>
      </w:r>
      <w:proofErr w:type="spellStart"/>
      <w:r w:rsidRPr="00480820">
        <w:rPr>
          <w:lang w:val="sr-Cyrl-RS"/>
        </w:rPr>
        <w:t>Emergency</w:t>
      </w:r>
      <w:proofErr w:type="spellEnd"/>
      <w:r w:rsidRPr="00480820">
        <w:rPr>
          <w:lang w:val="sr-Cyrl-RS"/>
        </w:rPr>
        <w:t xml:space="preserve"> </w:t>
      </w:r>
      <w:proofErr w:type="spellStart"/>
      <w:r w:rsidRPr="00480820">
        <w:rPr>
          <w:lang w:val="sr-Cyrl-RS"/>
        </w:rPr>
        <w:t>Response</w:t>
      </w:r>
      <w:proofErr w:type="spellEnd"/>
      <w:r w:rsidRPr="00480820">
        <w:rPr>
          <w:lang w:val="sr-Cyrl-RS"/>
        </w:rPr>
        <w:t xml:space="preserve"> </w:t>
      </w:r>
      <w:proofErr w:type="spellStart"/>
      <w:r w:rsidRPr="00480820">
        <w:rPr>
          <w:lang w:val="sr-Cyrl-RS"/>
        </w:rPr>
        <w:t>at</w:t>
      </w:r>
      <w:proofErr w:type="spellEnd"/>
      <w:r w:rsidRPr="00480820">
        <w:rPr>
          <w:lang w:val="sr-Cyrl-RS"/>
        </w:rPr>
        <w:t xml:space="preserve"> </w:t>
      </w:r>
      <w:proofErr w:type="spellStart"/>
      <w:r w:rsidRPr="00480820">
        <w:rPr>
          <w:lang w:val="sr-Cyrl-RS"/>
        </w:rPr>
        <w:t>Siemens</w:t>
      </w:r>
      <w:proofErr w:type="spellEnd"/>
      <w:r w:rsidRPr="00480820">
        <w:rPr>
          <w:lang w:val="sr-Cyrl-RS"/>
        </w:rPr>
        <w:t xml:space="preserve"> </w:t>
      </w:r>
      <w:proofErr w:type="spellStart"/>
      <w:r w:rsidRPr="00480820">
        <w:rPr>
          <w:lang w:val="sr-Cyrl-RS"/>
        </w:rPr>
        <w:t>Energy</w:t>
      </w:r>
      <w:proofErr w:type="spellEnd"/>
      <w:r w:rsidRPr="00480820">
        <w:rPr>
          <w:lang w:val="sr-Cyrl-RS"/>
        </w:rPr>
        <w:t xml:space="preserve">“ </w:t>
      </w:r>
    </w:p>
    <w:p w14:paraId="3E135DD8" w14:textId="77777777" w:rsidR="00E03735" w:rsidRPr="00480820" w:rsidRDefault="00E03735" w:rsidP="00E03735">
      <w:pPr>
        <w:pStyle w:val="ListParagraph"/>
        <w:rPr>
          <w:lang w:val="sr-Cyrl-RS"/>
        </w:rPr>
      </w:pPr>
      <w:r w:rsidRPr="00480820">
        <w:rPr>
          <w:lang w:val="sr-Cyrl-RS"/>
        </w:rPr>
        <w:t xml:space="preserve">Доступно: </w:t>
      </w:r>
      <w:hyperlink r:id="rId56" w:history="1">
        <w:r w:rsidRPr="00480820">
          <w:rPr>
            <w:rStyle w:val="Hyperlink"/>
            <w:lang w:val="sr-Cyrl-RS"/>
          </w:rPr>
          <w:t>https://www.siemens-energy.com/global/en/home/company/cybersecurity/cert-services.html</w:t>
        </w:r>
      </w:hyperlink>
    </w:p>
    <w:p w14:paraId="0803F1BA" w14:textId="77777777" w:rsidR="00E03735" w:rsidRPr="00480820" w:rsidRDefault="00E03735" w:rsidP="00E03735">
      <w:pPr>
        <w:pStyle w:val="ListParagraph"/>
        <w:rPr>
          <w:lang w:val="sr-Cyrl-RS"/>
        </w:rPr>
      </w:pPr>
    </w:p>
    <w:p w14:paraId="1A5D2046" w14:textId="77777777" w:rsidR="00E03735" w:rsidRPr="00480820" w:rsidRDefault="00E03735" w:rsidP="00E03735">
      <w:pPr>
        <w:pStyle w:val="ListParagraph"/>
        <w:numPr>
          <w:ilvl w:val="0"/>
          <w:numId w:val="37"/>
        </w:numPr>
        <w:rPr>
          <w:lang w:val="sr-Cyrl-RS"/>
        </w:rPr>
      </w:pPr>
      <w:r w:rsidRPr="00480820">
        <w:rPr>
          <w:lang w:val="sr-Cyrl-RS"/>
        </w:rPr>
        <w:t>„</w:t>
      </w:r>
      <w:proofErr w:type="spellStart"/>
      <w:r w:rsidRPr="00480820">
        <w:rPr>
          <w:lang w:val="sr-Cyrl-RS"/>
        </w:rPr>
        <w:t>Distributed</w:t>
      </w:r>
      <w:proofErr w:type="spellEnd"/>
      <w:r w:rsidRPr="00480820">
        <w:rPr>
          <w:lang w:val="sr-Cyrl-RS"/>
        </w:rPr>
        <w:t xml:space="preserve"> </w:t>
      </w:r>
      <w:proofErr w:type="spellStart"/>
      <w:r w:rsidRPr="00480820">
        <w:rPr>
          <w:lang w:val="sr-Cyrl-RS"/>
        </w:rPr>
        <w:t>Energy</w:t>
      </w:r>
      <w:proofErr w:type="spellEnd"/>
      <w:r w:rsidRPr="00480820">
        <w:rPr>
          <w:lang w:val="sr-Cyrl-RS"/>
        </w:rPr>
        <w:t xml:space="preserve"> </w:t>
      </w:r>
      <w:proofErr w:type="spellStart"/>
      <w:r w:rsidRPr="00480820">
        <w:rPr>
          <w:lang w:val="sr-Cyrl-RS"/>
        </w:rPr>
        <w:t>Resources</w:t>
      </w:r>
      <w:proofErr w:type="spellEnd"/>
      <w:r w:rsidRPr="00480820">
        <w:rPr>
          <w:lang w:val="sr-Cyrl-RS"/>
        </w:rPr>
        <w:t xml:space="preserve"> </w:t>
      </w:r>
      <w:proofErr w:type="spellStart"/>
      <w:r w:rsidRPr="00480820">
        <w:rPr>
          <w:lang w:val="sr-Cyrl-RS"/>
        </w:rPr>
        <w:t>Cybersecurity</w:t>
      </w:r>
      <w:proofErr w:type="spellEnd"/>
      <w:r w:rsidRPr="00480820">
        <w:rPr>
          <w:lang w:val="sr-Cyrl-RS"/>
        </w:rPr>
        <w:t xml:space="preserve"> Outlook: </w:t>
      </w:r>
      <w:proofErr w:type="spellStart"/>
      <w:r w:rsidRPr="00480820">
        <w:rPr>
          <w:lang w:val="sr-Cyrl-RS"/>
        </w:rPr>
        <w:t>Vulnerabilities</w:t>
      </w:r>
      <w:proofErr w:type="spellEnd"/>
      <w:r w:rsidRPr="00480820">
        <w:rPr>
          <w:lang w:val="sr-Cyrl-RS"/>
        </w:rPr>
        <w:t xml:space="preserve">, </w:t>
      </w:r>
      <w:proofErr w:type="spellStart"/>
      <w:r w:rsidRPr="00480820">
        <w:rPr>
          <w:lang w:val="sr-Cyrl-RS"/>
        </w:rPr>
        <w:t>Attacks</w:t>
      </w:r>
      <w:proofErr w:type="spellEnd"/>
      <w:r w:rsidRPr="00480820">
        <w:rPr>
          <w:lang w:val="sr-Cyrl-RS"/>
        </w:rPr>
        <w:t xml:space="preserve">, </w:t>
      </w:r>
      <w:proofErr w:type="spellStart"/>
      <w:r w:rsidRPr="00480820">
        <w:rPr>
          <w:lang w:val="sr-Cyrl-RS"/>
        </w:rPr>
        <w:t>Impacts</w:t>
      </w:r>
      <w:proofErr w:type="spellEnd"/>
      <w:r w:rsidRPr="00480820">
        <w:rPr>
          <w:lang w:val="sr-Cyrl-RS"/>
        </w:rPr>
        <w:t xml:space="preserve">, </w:t>
      </w:r>
      <w:proofErr w:type="spellStart"/>
      <w:r w:rsidRPr="00480820">
        <w:rPr>
          <w:lang w:val="sr-Cyrl-RS"/>
        </w:rPr>
        <w:t>and</w:t>
      </w:r>
      <w:proofErr w:type="spellEnd"/>
      <w:r w:rsidRPr="00480820">
        <w:rPr>
          <w:lang w:val="sr-Cyrl-RS"/>
        </w:rPr>
        <w:t xml:space="preserve"> </w:t>
      </w:r>
      <w:proofErr w:type="spellStart"/>
      <w:r w:rsidRPr="00480820">
        <w:rPr>
          <w:lang w:val="sr-Cyrl-RS"/>
        </w:rPr>
        <w:t>Mitigations</w:t>
      </w:r>
      <w:proofErr w:type="spellEnd"/>
      <w:r w:rsidRPr="00480820">
        <w:rPr>
          <w:lang w:val="sr-Cyrl-RS"/>
        </w:rPr>
        <w:t xml:space="preserve">“ </w:t>
      </w:r>
    </w:p>
    <w:p w14:paraId="01ABDDA6" w14:textId="77777777" w:rsidR="00E03735" w:rsidRPr="00480820" w:rsidRDefault="00E03735" w:rsidP="00E03735">
      <w:pPr>
        <w:pStyle w:val="ListParagraph"/>
        <w:rPr>
          <w:lang w:val="sr-Cyrl-RS"/>
        </w:rPr>
      </w:pPr>
      <w:r w:rsidRPr="00480820">
        <w:rPr>
          <w:lang w:val="sr-Cyrl-RS"/>
        </w:rPr>
        <w:t xml:space="preserve">Доступно: </w:t>
      </w:r>
      <w:hyperlink r:id="rId57" w:history="1">
        <w:r w:rsidRPr="00480820">
          <w:rPr>
            <w:rStyle w:val="Hyperlink"/>
            <w:lang w:val="sr-Cyrl-RS"/>
          </w:rPr>
          <w:t>https://arxiv.org/pdf/2205.11171</w:t>
        </w:r>
      </w:hyperlink>
    </w:p>
    <w:p w14:paraId="3962CFF8" w14:textId="77777777" w:rsidR="00E03735" w:rsidRPr="00480820" w:rsidRDefault="00E03735" w:rsidP="00E03735">
      <w:pPr>
        <w:pStyle w:val="ListParagraph"/>
        <w:rPr>
          <w:lang w:val="sr-Cyrl-RS"/>
        </w:rPr>
      </w:pPr>
    </w:p>
    <w:p w14:paraId="1ED12C73" w14:textId="77777777" w:rsidR="00E03735" w:rsidRPr="00480820" w:rsidRDefault="00E03735" w:rsidP="00E03735">
      <w:pPr>
        <w:pStyle w:val="ListParagraph"/>
        <w:numPr>
          <w:ilvl w:val="0"/>
          <w:numId w:val="37"/>
        </w:numPr>
        <w:rPr>
          <w:lang w:val="sr-Cyrl-RS"/>
        </w:rPr>
      </w:pPr>
      <w:r w:rsidRPr="00480820">
        <w:rPr>
          <w:lang w:val="sr-Cyrl-RS"/>
        </w:rPr>
        <w:t xml:space="preserve">„SMA </w:t>
      </w:r>
      <w:proofErr w:type="spellStart"/>
      <w:r w:rsidRPr="00480820">
        <w:rPr>
          <w:lang w:val="sr-Cyrl-RS"/>
        </w:rPr>
        <w:t>Solar</w:t>
      </w:r>
      <w:proofErr w:type="spellEnd"/>
      <w:r w:rsidRPr="00480820">
        <w:rPr>
          <w:lang w:val="sr-Cyrl-RS"/>
        </w:rPr>
        <w:t xml:space="preserve"> </w:t>
      </w:r>
      <w:proofErr w:type="spellStart"/>
      <w:r w:rsidRPr="00480820">
        <w:rPr>
          <w:lang w:val="sr-Cyrl-RS"/>
        </w:rPr>
        <w:t>Technology</w:t>
      </w:r>
      <w:proofErr w:type="spellEnd"/>
      <w:r w:rsidRPr="00480820">
        <w:rPr>
          <w:lang w:val="sr-Cyrl-RS"/>
        </w:rPr>
        <w:t xml:space="preserve"> AG </w:t>
      </w:r>
      <w:proofErr w:type="spellStart"/>
      <w:r w:rsidRPr="00480820">
        <w:rPr>
          <w:lang w:val="sr-Cyrl-RS"/>
        </w:rPr>
        <w:t>Sunny</w:t>
      </w:r>
      <w:proofErr w:type="spellEnd"/>
      <w:r w:rsidRPr="00480820">
        <w:rPr>
          <w:lang w:val="sr-Cyrl-RS"/>
        </w:rPr>
        <w:t xml:space="preserve"> </w:t>
      </w:r>
      <w:proofErr w:type="spellStart"/>
      <w:r w:rsidRPr="00480820">
        <w:rPr>
          <w:lang w:val="sr-Cyrl-RS"/>
        </w:rPr>
        <w:t>WebBox</w:t>
      </w:r>
      <w:proofErr w:type="spellEnd"/>
      <w:r w:rsidRPr="00480820">
        <w:rPr>
          <w:lang w:val="sr-Cyrl-RS"/>
        </w:rPr>
        <w:t xml:space="preserve"> </w:t>
      </w:r>
      <w:proofErr w:type="spellStart"/>
      <w:r w:rsidRPr="00480820">
        <w:rPr>
          <w:lang w:val="sr-Cyrl-RS"/>
        </w:rPr>
        <w:t>Hard-Coded</w:t>
      </w:r>
      <w:proofErr w:type="spellEnd"/>
      <w:r w:rsidRPr="00480820">
        <w:rPr>
          <w:lang w:val="sr-Cyrl-RS"/>
        </w:rPr>
        <w:t xml:space="preserve"> Account </w:t>
      </w:r>
      <w:proofErr w:type="spellStart"/>
      <w:r w:rsidRPr="00480820">
        <w:rPr>
          <w:lang w:val="sr-Cyrl-RS"/>
        </w:rPr>
        <w:t>Vulnerability</w:t>
      </w:r>
      <w:proofErr w:type="spellEnd"/>
      <w:r w:rsidRPr="00480820">
        <w:rPr>
          <w:lang w:val="sr-Cyrl-RS"/>
        </w:rPr>
        <w:t xml:space="preserve">“ </w:t>
      </w:r>
    </w:p>
    <w:p w14:paraId="59A2E99A" w14:textId="77777777" w:rsidR="00E03735" w:rsidRPr="00480820" w:rsidRDefault="00E03735" w:rsidP="00E03735">
      <w:pPr>
        <w:pStyle w:val="ListParagraph"/>
        <w:rPr>
          <w:lang w:val="sr-Cyrl-RS"/>
        </w:rPr>
      </w:pPr>
      <w:r w:rsidRPr="00480820">
        <w:rPr>
          <w:lang w:val="sr-Cyrl-RS"/>
        </w:rPr>
        <w:t xml:space="preserve">Доступно: </w:t>
      </w:r>
      <w:hyperlink r:id="rId58" w:history="1">
        <w:r w:rsidRPr="00480820">
          <w:rPr>
            <w:rStyle w:val="Hyperlink"/>
            <w:lang w:val="sr-Cyrl-RS"/>
          </w:rPr>
          <w:t>https://www.cisa.gov/news-events/ics-advisories/icsa-15-181-02a</w:t>
        </w:r>
      </w:hyperlink>
    </w:p>
    <w:p w14:paraId="45DF26D6" w14:textId="77777777" w:rsidR="00857087" w:rsidRPr="00480820" w:rsidRDefault="00857087" w:rsidP="00857087">
      <w:pPr>
        <w:rPr>
          <w:lang w:val="sr-Cyrl-RS"/>
        </w:rPr>
      </w:pPr>
    </w:p>
    <w:p w14:paraId="00BF8AC3" w14:textId="77777777" w:rsidR="00A60891" w:rsidRPr="00480820" w:rsidRDefault="00A60891" w:rsidP="00465667">
      <w:pPr>
        <w:rPr>
          <w:lang w:val="sr-Cyrl-RS"/>
        </w:rPr>
      </w:pPr>
    </w:p>
    <w:p w14:paraId="213F8DEA" w14:textId="77777777" w:rsidR="00E27F7F" w:rsidRPr="00480820" w:rsidRDefault="00E27F7F" w:rsidP="00465667">
      <w:pPr>
        <w:rPr>
          <w:lang w:val="sr-Cyrl-RS"/>
        </w:rPr>
      </w:pPr>
    </w:p>
    <w:p w14:paraId="6E48949E" w14:textId="77777777" w:rsidR="00B04936" w:rsidRPr="00480820" w:rsidRDefault="00B04936" w:rsidP="00465667">
      <w:pPr>
        <w:rPr>
          <w:lang w:val="sr-Cyrl-RS"/>
        </w:rPr>
      </w:pPr>
    </w:p>
    <w:p w14:paraId="0CC360E1" w14:textId="77777777" w:rsidR="00AA3334" w:rsidRPr="00480820" w:rsidRDefault="00AA3334" w:rsidP="00465667">
      <w:pPr>
        <w:rPr>
          <w:lang w:val="sr-Cyrl-RS"/>
        </w:rPr>
      </w:pPr>
    </w:p>
    <w:p w14:paraId="248812CC" w14:textId="77777777" w:rsidR="001C7B80" w:rsidRPr="00480820" w:rsidRDefault="001C7B80" w:rsidP="00465667">
      <w:pPr>
        <w:rPr>
          <w:lang w:val="sr-Cyrl-RS"/>
        </w:rPr>
      </w:pPr>
    </w:p>
    <w:p w14:paraId="36C9118C" w14:textId="77777777" w:rsidR="00B56DD8" w:rsidRPr="00480820" w:rsidRDefault="00B56DD8" w:rsidP="00465667">
      <w:pPr>
        <w:rPr>
          <w:lang w:val="sr-Cyrl-RS"/>
        </w:rPr>
      </w:pPr>
    </w:p>
    <w:p w14:paraId="0A1E84D5" w14:textId="17614A93" w:rsidR="00B56DD8" w:rsidRPr="00480820" w:rsidRDefault="00B56DD8" w:rsidP="00465667">
      <w:pPr>
        <w:rPr>
          <w:lang w:val="sr-Cyrl-RS"/>
        </w:rPr>
      </w:pPr>
    </w:p>
    <w:p w14:paraId="475B1263" w14:textId="77777777" w:rsidR="00F94D05" w:rsidRPr="00480820" w:rsidRDefault="00F94D05" w:rsidP="00465667">
      <w:pPr>
        <w:rPr>
          <w:lang w:val="sr-Cyrl-RS"/>
        </w:rPr>
      </w:pPr>
    </w:p>
    <w:p w14:paraId="387889BF" w14:textId="77777777" w:rsidR="00F94D05" w:rsidRPr="00480820" w:rsidRDefault="00F94D05" w:rsidP="00465667">
      <w:pPr>
        <w:rPr>
          <w:lang w:val="sr-Cyrl-RS"/>
        </w:rPr>
      </w:pPr>
    </w:p>
    <w:sectPr w:rsidR="00F94D05" w:rsidRPr="00480820"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C2481" w14:textId="77777777" w:rsidR="00355DA0" w:rsidRDefault="00355DA0" w:rsidP="00465667">
      <w:r>
        <w:separator/>
      </w:r>
    </w:p>
  </w:endnote>
  <w:endnote w:type="continuationSeparator" w:id="0">
    <w:p w14:paraId="35B87A58" w14:textId="77777777" w:rsidR="00355DA0" w:rsidRDefault="00355DA0"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1A4C0" w14:textId="77777777" w:rsidR="00355DA0" w:rsidRDefault="00355DA0" w:rsidP="00465667">
      <w:r>
        <w:separator/>
      </w:r>
    </w:p>
  </w:footnote>
  <w:footnote w:type="continuationSeparator" w:id="0">
    <w:p w14:paraId="02A56E9D" w14:textId="77777777" w:rsidR="00355DA0" w:rsidRDefault="00355DA0"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5390271E"/>
    <w:lvl w:ilvl="0">
      <w:start w:val="1"/>
      <w:numFmt w:val="decimal"/>
      <w:lvlText w:val="%1."/>
      <w:lvlJc w:val="left"/>
      <w:pPr>
        <w:ind w:left="360" w:hanging="360"/>
      </w:pPr>
    </w:lvl>
    <w:lvl w:ilvl="1">
      <w:start w:val="1"/>
      <w:numFmt w:val="decimal"/>
      <w:lvlText w:val="%1.%2."/>
      <w:lvlJc w:val="left"/>
      <w:pPr>
        <w:ind w:left="792" w:hanging="432"/>
      </w:pPr>
      <w:rPr>
        <w:b w:val="0"/>
        <w:bCs w:val="0"/>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F2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10"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AC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ED1199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6"/>
  </w:num>
  <w:num w:numId="2" w16cid:durableId="779616372">
    <w:abstractNumId w:val="34"/>
  </w:num>
  <w:num w:numId="3" w16cid:durableId="748111316">
    <w:abstractNumId w:val="20"/>
  </w:num>
  <w:num w:numId="4" w16cid:durableId="1921014980">
    <w:abstractNumId w:val="2"/>
  </w:num>
  <w:num w:numId="5" w16cid:durableId="209003966">
    <w:abstractNumId w:val="23"/>
  </w:num>
  <w:num w:numId="6" w16cid:durableId="1161772647">
    <w:abstractNumId w:val="16"/>
  </w:num>
  <w:num w:numId="7" w16cid:durableId="222757579">
    <w:abstractNumId w:val="8"/>
  </w:num>
  <w:num w:numId="8" w16cid:durableId="932860722">
    <w:abstractNumId w:val="4"/>
  </w:num>
  <w:num w:numId="9" w16cid:durableId="1301770656">
    <w:abstractNumId w:val="21"/>
  </w:num>
  <w:num w:numId="10" w16cid:durableId="1962297763">
    <w:abstractNumId w:val="38"/>
  </w:num>
  <w:num w:numId="11" w16cid:durableId="168327964">
    <w:abstractNumId w:val="13"/>
  </w:num>
  <w:num w:numId="12" w16cid:durableId="418916518">
    <w:abstractNumId w:val="19"/>
  </w:num>
  <w:num w:numId="13" w16cid:durableId="2087992977">
    <w:abstractNumId w:val="29"/>
  </w:num>
  <w:num w:numId="14" w16cid:durableId="1256747650">
    <w:abstractNumId w:val="0"/>
  </w:num>
  <w:num w:numId="15" w16cid:durableId="1500929342">
    <w:abstractNumId w:val="25"/>
  </w:num>
  <w:num w:numId="16" w16cid:durableId="1400977734">
    <w:abstractNumId w:val="15"/>
  </w:num>
  <w:num w:numId="17" w16cid:durableId="997345285">
    <w:abstractNumId w:val="3"/>
  </w:num>
  <w:num w:numId="18" w16cid:durableId="899750459">
    <w:abstractNumId w:val="18"/>
  </w:num>
  <w:num w:numId="19" w16cid:durableId="1518885149">
    <w:abstractNumId w:val="35"/>
  </w:num>
  <w:num w:numId="20" w16cid:durableId="1571114927">
    <w:abstractNumId w:val="6"/>
  </w:num>
  <w:num w:numId="21" w16cid:durableId="1100029067">
    <w:abstractNumId w:val="40"/>
  </w:num>
  <w:num w:numId="22" w16cid:durableId="1462185304">
    <w:abstractNumId w:val="30"/>
  </w:num>
  <w:num w:numId="23" w16cid:durableId="2116712285">
    <w:abstractNumId w:val="1"/>
  </w:num>
  <w:num w:numId="24" w16cid:durableId="650985046">
    <w:abstractNumId w:val="28"/>
  </w:num>
  <w:num w:numId="25" w16cid:durableId="930091399">
    <w:abstractNumId w:val="5"/>
  </w:num>
  <w:num w:numId="26" w16cid:durableId="1955359108">
    <w:abstractNumId w:val="31"/>
  </w:num>
  <w:num w:numId="27" w16cid:durableId="693069718">
    <w:abstractNumId w:val="17"/>
  </w:num>
  <w:num w:numId="28" w16cid:durableId="799348714">
    <w:abstractNumId w:val="24"/>
  </w:num>
  <w:num w:numId="29" w16cid:durableId="843932136">
    <w:abstractNumId w:val="14"/>
  </w:num>
  <w:num w:numId="30" w16cid:durableId="525363859">
    <w:abstractNumId w:val="39"/>
  </w:num>
  <w:num w:numId="31" w16cid:durableId="1550796605">
    <w:abstractNumId w:val="12"/>
  </w:num>
  <w:num w:numId="32" w16cid:durableId="1990355337">
    <w:abstractNumId w:val="36"/>
  </w:num>
  <w:num w:numId="33" w16cid:durableId="2139568977">
    <w:abstractNumId w:val="33"/>
  </w:num>
  <w:num w:numId="34" w16cid:durableId="2139564126">
    <w:abstractNumId w:val="27"/>
  </w:num>
  <w:num w:numId="35" w16cid:durableId="840391466">
    <w:abstractNumId w:val="10"/>
  </w:num>
  <w:num w:numId="36" w16cid:durableId="726101553">
    <w:abstractNumId w:val="11"/>
  </w:num>
  <w:num w:numId="37" w16cid:durableId="2005038689">
    <w:abstractNumId w:val="22"/>
  </w:num>
  <w:num w:numId="38" w16cid:durableId="1854879721">
    <w:abstractNumId w:val="9"/>
  </w:num>
  <w:num w:numId="39" w16cid:durableId="59715587">
    <w:abstractNumId w:val="7"/>
  </w:num>
  <w:num w:numId="40" w16cid:durableId="1601985301">
    <w:abstractNumId w:val="37"/>
  </w:num>
  <w:num w:numId="41" w16cid:durableId="1998411373">
    <w:abstractNumId w:val="3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ladan Todorović">
    <w15:presenceInfo w15:providerId="AD" w15:userId="S::ast.support@oktacron.rs::bc8c856c-91e0-4227-8607-3bfd5b3ee4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07E1"/>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7138A"/>
    <w:rsid w:val="000727B2"/>
    <w:rsid w:val="00072B59"/>
    <w:rsid w:val="00075AF9"/>
    <w:rsid w:val="00075D7A"/>
    <w:rsid w:val="000762DE"/>
    <w:rsid w:val="00076EED"/>
    <w:rsid w:val="00082FF0"/>
    <w:rsid w:val="000830FA"/>
    <w:rsid w:val="00083EC6"/>
    <w:rsid w:val="00084248"/>
    <w:rsid w:val="00093BC0"/>
    <w:rsid w:val="00094FC8"/>
    <w:rsid w:val="0009569C"/>
    <w:rsid w:val="0009594A"/>
    <w:rsid w:val="000A4277"/>
    <w:rsid w:val="000A71EC"/>
    <w:rsid w:val="000B36DA"/>
    <w:rsid w:val="000B6784"/>
    <w:rsid w:val="000C12C5"/>
    <w:rsid w:val="000C52A6"/>
    <w:rsid w:val="000C57CF"/>
    <w:rsid w:val="000D127D"/>
    <w:rsid w:val="000D2C18"/>
    <w:rsid w:val="000D3047"/>
    <w:rsid w:val="000D72E0"/>
    <w:rsid w:val="000E05E0"/>
    <w:rsid w:val="000E598F"/>
    <w:rsid w:val="000E5A84"/>
    <w:rsid w:val="000F59EC"/>
    <w:rsid w:val="000F741A"/>
    <w:rsid w:val="000F7472"/>
    <w:rsid w:val="00112620"/>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614D"/>
    <w:rsid w:val="00177156"/>
    <w:rsid w:val="0018238F"/>
    <w:rsid w:val="00183C7B"/>
    <w:rsid w:val="001A02F8"/>
    <w:rsid w:val="001A259F"/>
    <w:rsid w:val="001B4FA5"/>
    <w:rsid w:val="001B5880"/>
    <w:rsid w:val="001C17FC"/>
    <w:rsid w:val="001C2A10"/>
    <w:rsid w:val="001C6DF4"/>
    <w:rsid w:val="001C7B80"/>
    <w:rsid w:val="001D7278"/>
    <w:rsid w:val="001D7AA7"/>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0020"/>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24E0"/>
    <w:rsid w:val="00337670"/>
    <w:rsid w:val="003502F0"/>
    <w:rsid w:val="00355DA0"/>
    <w:rsid w:val="0036138D"/>
    <w:rsid w:val="00361848"/>
    <w:rsid w:val="003623DA"/>
    <w:rsid w:val="00363C15"/>
    <w:rsid w:val="003760F4"/>
    <w:rsid w:val="0037767B"/>
    <w:rsid w:val="00392142"/>
    <w:rsid w:val="003929E0"/>
    <w:rsid w:val="00394755"/>
    <w:rsid w:val="00395087"/>
    <w:rsid w:val="00396879"/>
    <w:rsid w:val="003B72AB"/>
    <w:rsid w:val="003C48D5"/>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57D39"/>
    <w:rsid w:val="00460AD7"/>
    <w:rsid w:val="00463932"/>
    <w:rsid w:val="00465667"/>
    <w:rsid w:val="00470C54"/>
    <w:rsid w:val="00473BD1"/>
    <w:rsid w:val="00480820"/>
    <w:rsid w:val="004821BC"/>
    <w:rsid w:val="00482A81"/>
    <w:rsid w:val="00484E95"/>
    <w:rsid w:val="004853B0"/>
    <w:rsid w:val="004929FF"/>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6622"/>
    <w:rsid w:val="0055015C"/>
    <w:rsid w:val="0055697C"/>
    <w:rsid w:val="0055701B"/>
    <w:rsid w:val="0056262A"/>
    <w:rsid w:val="005655A7"/>
    <w:rsid w:val="00567E12"/>
    <w:rsid w:val="00573C71"/>
    <w:rsid w:val="00576887"/>
    <w:rsid w:val="00577E06"/>
    <w:rsid w:val="00586425"/>
    <w:rsid w:val="005906DC"/>
    <w:rsid w:val="00590D98"/>
    <w:rsid w:val="00595192"/>
    <w:rsid w:val="005A1BAB"/>
    <w:rsid w:val="005A4DC5"/>
    <w:rsid w:val="005A727A"/>
    <w:rsid w:val="005B123A"/>
    <w:rsid w:val="005B201A"/>
    <w:rsid w:val="005B344E"/>
    <w:rsid w:val="005B7F34"/>
    <w:rsid w:val="005C1679"/>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4C56"/>
    <w:rsid w:val="006067A0"/>
    <w:rsid w:val="0061224F"/>
    <w:rsid w:val="00612495"/>
    <w:rsid w:val="00614C3D"/>
    <w:rsid w:val="00616387"/>
    <w:rsid w:val="00616BA5"/>
    <w:rsid w:val="00620B98"/>
    <w:rsid w:val="00620DD9"/>
    <w:rsid w:val="00622226"/>
    <w:rsid w:val="0062676A"/>
    <w:rsid w:val="00627922"/>
    <w:rsid w:val="006320A1"/>
    <w:rsid w:val="00633541"/>
    <w:rsid w:val="0063460E"/>
    <w:rsid w:val="006362BE"/>
    <w:rsid w:val="006425B4"/>
    <w:rsid w:val="00645698"/>
    <w:rsid w:val="00650502"/>
    <w:rsid w:val="00652FFB"/>
    <w:rsid w:val="006535DD"/>
    <w:rsid w:val="006541EA"/>
    <w:rsid w:val="00656AA7"/>
    <w:rsid w:val="00657663"/>
    <w:rsid w:val="00661EB5"/>
    <w:rsid w:val="00662ED3"/>
    <w:rsid w:val="00666A93"/>
    <w:rsid w:val="00675B75"/>
    <w:rsid w:val="00690617"/>
    <w:rsid w:val="00690DBD"/>
    <w:rsid w:val="00691996"/>
    <w:rsid w:val="0069278C"/>
    <w:rsid w:val="00692A59"/>
    <w:rsid w:val="00692BD9"/>
    <w:rsid w:val="006A4591"/>
    <w:rsid w:val="006A504C"/>
    <w:rsid w:val="006A6D0A"/>
    <w:rsid w:val="006B0C06"/>
    <w:rsid w:val="006B0D0A"/>
    <w:rsid w:val="006B1886"/>
    <w:rsid w:val="006B1DCF"/>
    <w:rsid w:val="006B3D4A"/>
    <w:rsid w:val="006B6169"/>
    <w:rsid w:val="006B7739"/>
    <w:rsid w:val="006C1ABF"/>
    <w:rsid w:val="006C725E"/>
    <w:rsid w:val="006D19B1"/>
    <w:rsid w:val="006D2B5B"/>
    <w:rsid w:val="006D2CE2"/>
    <w:rsid w:val="006D2DCC"/>
    <w:rsid w:val="006D45F9"/>
    <w:rsid w:val="006D6CCA"/>
    <w:rsid w:val="006E30E9"/>
    <w:rsid w:val="006E3BF4"/>
    <w:rsid w:val="006E4CA8"/>
    <w:rsid w:val="006F0AFC"/>
    <w:rsid w:val="006F3E95"/>
    <w:rsid w:val="006F6279"/>
    <w:rsid w:val="00704E55"/>
    <w:rsid w:val="00707192"/>
    <w:rsid w:val="00707288"/>
    <w:rsid w:val="007116C1"/>
    <w:rsid w:val="00731AD4"/>
    <w:rsid w:val="007341D3"/>
    <w:rsid w:val="0073436B"/>
    <w:rsid w:val="00736258"/>
    <w:rsid w:val="00740ACE"/>
    <w:rsid w:val="007431EA"/>
    <w:rsid w:val="00746522"/>
    <w:rsid w:val="00747F25"/>
    <w:rsid w:val="0075047C"/>
    <w:rsid w:val="00751292"/>
    <w:rsid w:val="007529AE"/>
    <w:rsid w:val="00754BE9"/>
    <w:rsid w:val="00757A83"/>
    <w:rsid w:val="0076355E"/>
    <w:rsid w:val="00771ECD"/>
    <w:rsid w:val="00780FE1"/>
    <w:rsid w:val="00782116"/>
    <w:rsid w:val="007832E9"/>
    <w:rsid w:val="0078496D"/>
    <w:rsid w:val="00784BCF"/>
    <w:rsid w:val="00785F81"/>
    <w:rsid w:val="007875C2"/>
    <w:rsid w:val="0079042C"/>
    <w:rsid w:val="00794E7C"/>
    <w:rsid w:val="00795CAF"/>
    <w:rsid w:val="00796680"/>
    <w:rsid w:val="00796E62"/>
    <w:rsid w:val="00797AF2"/>
    <w:rsid w:val="00797E84"/>
    <w:rsid w:val="007A057B"/>
    <w:rsid w:val="007A0CD1"/>
    <w:rsid w:val="007A0F39"/>
    <w:rsid w:val="007A3121"/>
    <w:rsid w:val="007A3368"/>
    <w:rsid w:val="007A4373"/>
    <w:rsid w:val="007A621A"/>
    <w:rsid w:val="007B26FB"/>
    <w:rsid w:val="007B6358"/>
    <w:rsid w:val="007B647E"/>
    <w:rsid w:val="007B7DA5"/>
    <w:rsid w:val="007C2AC0"/>
    <w:rsid w:val="007C31E0"/>
    <w:rsid w:val="007C48EF"/>
    <w:rsid w:val="007C62DD"/>
    <w:rsid w:val="007C65E4"/>
    <w:rsid w:val="007D1DA7"/>
    <w:rsid w:val="007D31E6"/>
    <w:rsid w:val="007F0573"/>
    <w:rsid w:val="007F2B99"/>
    <w:rsid w:val="007F6FFA"/>
    <w:rsid w:val="008018AF"/>
    <w:rsid w:val="00802FA8"/>
    <w:rsid w:val="00803636"/>
    <w:rsid w:val="00806532"/>
    <w:rsid w:val="00810F12"/>
    <w:rsid w:val="00811B1D"/>
    <w:rsid w:val="00812C9C"/>
    <w:rsid w:val="008159B7"/>
    <w:rsid w:val="00815F43"/>
    <w:rsid w:val="00833181"/>
    <w:rsid w:val="008368D9"/>
    <w:rsid w:val="00841D45"/>
    <w:rsid w:val="008430A4"/>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936A2"/>
    <w:rsid w:val="00893DF2"/>
    <w:rsid w:val="008949EB"/>
    <w:rsid w:val="00897587"/>
    <w:rsid w:val="00897775"/>
    <w:rsid w:val="008A089B"/>
    <w:rsid w:val="008A1B2D"/>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66511"/>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9F7977"/>
    <w:rsid w:val="00A03B1C"/>
    <w:rsid w:val="00A1049F"/>
    <w:rsid w:val="00A112BC"/>
    <w:rsid w:val="00A1163F"/>
    <w:rsid w:val="00A11BA4"/>
    <w:rsid w:val="00A12908"/>
    <w:rsid w:val="00A1589F"/>
    <w:rsid w:val="00A16E15"/>
    <w:rsid w:val="00A22837"/>
    <w:rsid w:val="00A25A77"/>
    <w:rsid w:val="00A27E0C"/>
    <w:rsid w:val="00A35697"/>
    <w:rsid w:val="00A369DE"/>
    <w:rsid w:val="00A36E8D"/>
    <w:rsid w:val="00A37CB1"/>
    <w:rsid w:val="00A4360C"/>
    <w:rsid w:val="00A46975"/>
    <w:rsid w:val="00A50507"/>
    <w:rsid w:val="00A5346D"/>
    <w:rsid w:val="00A56685"/>
    <w:rsid w:val="00A5680E"/>
    <w:rsid w:val="00A60891"/>
    <w:rsid w:val="00A61FBE"/>
    <w:rsid w:val="00A6227F"/>
    <w:rsid w:val="00A64DEB"/>
    <w:rsid w:val="00A66E66"/>
    <w:rsid w:val="00A725F7"/>
    <w:rsid w:val="00A735D8"/>
    <w:rsid w:val="00A7404D"/>
    <w:rsid w:val="00A75F86"/>
    <w:rsid w:val="00A76C69"/>
    <w:rsid w:val="00A81A0C"/>
    <w:rsid w:val="00A841DF"/>
    <w:rsid w:val="00A85696"/>
    <w:rsid w:val="00A868B9"/>
    <w:rsid w:val="00A87EEA"/>
    <w:rsid w:val="00A91DEC"/>
    <w:rsid w:val="00A923AA"/>
    <w:rsid w:val="00A9272A"/>
    <w:rsid w:val="00A93DC0"/>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806"/>
    <w:rsid w:val="00B34D91"/>
    <w:rsid w:val="00B412DC"/>
    <w:rsid w:val="00B43A87"/>
    <w:rsid w:val="00B45E09"/>
    <w:rsid w:val="00B47905"/>
    <w:rsid w:val="00B51010"/>
    <w:rsid w:val="00B51C28"/>
    <w:rsid w:val="00B5271B"/>
    <w:rsid w:val="00B55B64"/>
    <w:rsid w:val="00B56DD8"/>
    <w:rsid w:val="00B61375"/>
    <w:rsid w:val="00B70A21"/>
    <w:rsid w:val="00B72100"/>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22F41"/>
    <w:rsid w:val="00C3035E"/>
    <w:rsid w:val="00C32C72"/>
    <w:rsid w:val="00C3437A"/>
    <w:rsid w:val="00C34AFA"/>
    <w:rsid w:val="00C40462"/>
    <w:rsid w:val="00C408FB"/>
    <w:rsid w:val="00C43D9C"/>
    <w:rsid w:val="00C44879"/>
    <w:rsid w:val="00C4596D"/>
    <w:rsid w:val="00C51D30"/>
    <w:rsid w:val="00C61F04"/>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6E23"/>
    <w:rsid w:val="00D07086"/>
    <w:rsid w:val="00D11006"/>
    <w:rsid w:val="00D14F40"/>
    <w:rsid w:val="00D15E63"/>
    <w:rsid w:val="00D17507"/>
    <w:rsid w:val="00D25BA2"/>
    <w:rsid w:val="00D26990"/>
    <w:rsid w:val="00D325A8"/>
    <w:rsid w:val="00D33507"/>
    <w:rsid w:val="00D34D90"/>
    <w:rsid w:val="00D43EEC"/>
    <w:rsid w:val="00D45977"/>
    <w:rsid w:val="00D50D58"/>
    <w:rsid w:val="00D54CED"/>
    <w:rsid w:val="00D55DF9"/>
    <w:rsid w:val="00D56E98"/>
    <w:rsid w:val="00D60621"/>
    <w:rsid w:val="00D607ED"/>
    <w:rsid w:val="00D7153A"/>
    <w:rsid w:val="00D71749"/>
    <w:rsid w:val="00D717B1"/>
    <w:rsid w:val="00D71B9A"/>
    <w:rsid w:val="00D7249F"/>
    <w:rsid w:val="00D7460E"/>
    <w:rsid w:val="00D77F6A"/>
    <w:rsid w:val="00D8122D"/>
    <w:rsid w:val="00D8159E"/>
    <w:rsid w:val="00D81D93"/>
    <w:rsid w:val="00D81E21"/>
    <w:rsid w:val="00D87B79"/>
    <w:rsid w:val="00D87E1E"/>
    <w:rsid w:val="00D905CA"/>
    <w:rsid w:val="00D92237"/>
    <w:rsid w:val="00D92777"/>
    <w:rsid w:val="00D97464"/>
    <w:rsid w:val="00DA34FF"/>
    <w:rsid w:val="00DB092F"/>
    <w:rsid w:val="00DB2CB0"/>
    <w:rsid w:val="00DB3BD7"/>
    <w:rsid w:val="00DB3FD0"/>
    <w:rsid w:val="00DB4511"/>
    <w:rsid w:val="00DB4586"/>
    <w:rsid w:val="00DC3322"/>
    <w:rsid w:val="00DC6C24"/>
    <w:rsid w:val="00DC792A"/>
    <w:rsid w:val="00DD0171"/>
    <w:rsid w:val="00DD17D2"/>
    <w:rsid w:val="00DD19B8"/>
    <w:rsid w:val="00DD3DD2"/>
    <w:rsid w:val="00DD461B"/>
    <w:rsid w:val="00DD7057"/>
    <w:rsid w:val="00DE0ADF"/>
    <w:rsid w:val="00DE4C74"/>
    <w:rsid w:val="00DE5752"/>
    <w:rsid w:val="00DE5EFE"/>
    <w:rsid w:val="00DF1032"/>
    <w:rsid w:val="00DF51C0"/>
    <w:rsid w:val="00DF5C89"/>
    <w:rsid w:val="00E03735"/>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45A83"/>
    <w:rsid w:val="00E5432D"/>
    <w:rsid w:val="00E54519"/>
    <w:rsid w:val="00E56327"/>
    <w:rsid w:val="00E6099A"/>
    <w:rsid w:val="00E609E6"/>
    <w:rsid w:val="00E60A12"/>
    <w:rsid w:val="00E63885"/>
    <w:rsid w:val="00E64067"/>
    <w:rsid w:val="00E65701"/>
    <w:rsid w:val="00E7008B"/>
    <w:rsid w:val="00E736CD"/>
    <w:rsid w:val="00E8169E"/>
    <w:rsid w:val="00E8213B"/>
    <w:rsid w:val="00E827D2"/>
    <w:rsid w:val="00E84051"/>
    <w:rsid w:val="00E8623B"/>
    <w:rsid w:val="00E908CE"/>
    <w:rsid w:val="00E90FA0"/>
    <w:rsid w:val="00E92BC4"/>
    <w:rsid w:val="00E9404A"/>
    <w:rsid w:val="00E94A49"/>
    <w:rsid w:val="00E95F3C"/>
    <w:rsid w:val="00EA03F6"/>
    <w:rsid w:val="00EA22F1"/>
    <w:rsid w:val="00EB1C80"/>
    <w:rsid w:val="00EC03D6"/>
    <w:rsid w:val="00EC1376"/>
    <w:rsid w:val="00EC2C28"/>
    <w:rsid w:val="00EC668B"/>
    <w:rsid w:val="00EC7F53"/>
    <w:rsid w:val="00ED0B25"/>
    <w:rsid w:val="00ED1FE1"/>
    <w:rsid w:val="00EE04F8"/>
    <w:rsid w:val="00EE2315"/>
    <w:rsid w:val="00EF0420"/>
    <w:rsid w:val="00EF3D43"/>
    <w:rsid w:val="00EF673B"/>
    <w:rsid w:val="00EF767A"/>
    <w:rsid w:val="00F00F8B"/>
    <w:rsid w:val="00F06D23"/>
    <w:rsid w:val="00F147E2"/>
    <w:rsid w:val="00F14CE9"/>
    <w:rsid w:val="00F15383"/>
    <w:rsid w:val="00F163FA"/>
    <w:rsid w:val="00F206CD"/>
    <w:rsid w:val="00F20D5B"/>
    <w:rsid w:val="00F21763"/>
    <w:rsid w:val="00F21D38"/>
    <w:rsid w:val="00F22CEB"/>
    <w:rsid w:val="00F231E0"/>
    <w:rsid w:val="00F25A51"/>
    <w:rsid w:val="00F30195"/>
    <w:rsid w:val="00F42822"/>
    <w:rsid w:val="00F449D4"/>
    <w:rsid w:val="00F475DC"/>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5DC8"/>
    <w:rsid w:val="00FA6B8F"/>
    <w:rsid w:val="00FB1F3F"/>
    <w:rsid w:val="00FB369E"/>
    <w:rsid w:val="00FB4CBD"/>
    <w:rsid w:val="00FB5D97"/>
    <w:rsid w:val="00FB69F6"/>
    <w:rsid w:val="00FC084E"/>
    <w:rsid w:val="00FC76ED"/>
    <w:rsid w:val="00FD0BB4"/>
    <w:rsid w:val="00FD180D"/>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27D8"/>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paragraph" w:styleId="Heading5">
    <w:name w:val="heading 5"/>
    <w:basedOn w:val="Normal"/>
    <w:next w:val="Normal"/>
    <w:link w:val="Heading5Char"/>
    <w:uiPriority w:val="9"/>
    <w:unhideWhenUsed/>
    <w:qFormat/>
    <w:rsid w:val="006F3E9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paragraph" w:styleId="Revision">
    <w:name w:val="Revision"/>
    <w:hidden/>
    <w:uiPriority w:val="99"/>
    <w:semiHidden/>
    <w:rsid w:val="00E63885"/>
    <w:pPr>
      <w:spacing w:after="0" w:line="240" w:lineRule="auto"/>
    </w:pPr>
    <w:rPr>
      <w:rFonts w:ascii="Times New Roman" w:eastAsia="Times New Roman" w:hAnsi="Times New Roman" w:cs="Times New Roman"/>
      <w:kern w:val="0"/>
      <w:lang w:val="sr-Latn-RS"/>
      <w14:ligatures w14:val="none"/>
    </w:rPr>
  </w:style>
  <w:style w:type="character" w:customStyle="1" w:styleId="Heading5Char">
    <w:name w:val="Heading 5 Char"/>
    <w:basedOn w:val="DefaultParagraphFont"/>
    <w:link w:val="Heading5"/>
    <w:uiPriority w:val="9"/>
    <w:rsid w:val="006F3E95"/>
    <w:rPr>
      <w:rFonts w:asciiTheme="majorHAnsi" w:eastAsiaTheme="majorEastAsia" w:hAnsiTheme="majorHAnsi" w:cstheme="majorBidi"/>
      <w:color w:val="2F5496" w:themeColor="accent1" w:themeShade="BF"/>
      <w:kern w:val="0"/>
      <w:lang w:val="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nvlpubs.nist.gov/nistpubs/ir/2024/NIST.IR.8498.ipd.pdf" TargetMode="External"/><Relationship Id="rId50" Type="http://schemas.openxmlformats.org/officeDocument/2006/relationships/hyperlink" Target="https://eepower.com/tech-insights/defending-the-smart-grid-against-inverter-attacks/" TargetMode="External"/><Relationship Id="rId55" Type="http://schemas.openxmlformats.org/officeDocument/2006/relationships/hyperlink" Target="https://mazumder.lab.uic.edu/wpcontent/uploads/sites/504/2024/02/T_An_Overview_of_Cyber-Resilient_Smart_Inverters_Based_on_Practical_Attack_Model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nldigitallibrary.inl.gov/sites/STI/STI/Sort_90576.pdf" TargetMode="External"/><Relationship Id="rId58" Type="http://schemas.openxmlformats.org/officeDocument/2006/relationships/hyperlink" Target="https://www.cisa.gov/news-events/ics-advisories/icsa-15-181-02a"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olartechadvisor.com/inverter-communications/" TargetMode="External"/><Relationship Id="rId56" Type="http://schemas.openxmlformats.org/officeDocument/2006/relationships/hyperlink" Target="https://www.siemens-energy.com/global/en/home/company/cybersecurity/cert-services.html" TargetMode="External"/><Relationship Id="rId8" Type="http://schemas.openxmlformats.org/officeDocument/2006/relationships/image" Target="media/image1.png"/><Relationship Id="rId51" Type="http://schemas.openxmlformats.org/officeDocument/2006/relationships/hyperlink" Target="https://solar2power.pt/powering-up-risk-inverters-vulnerable-to-cybersecurity-threats-through-softwar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ybersecuritycrc.org.au/sites/default/files/2023-11/3320_cscrc_powerout_art_web.pdf"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www.solarpowerworldonline.com/2019/04/cyberattacks-threaten-smart-inverters-but-scientists-have-solu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isenpower.com/Blogs/top-15-best-inverter-companies-in-china" TargetMode="External"/><Relationship Id="rId57" Type="http://schemas.openxmlformats.org/officeDocument/2006/relationships/hyperlink" Target="https://arxiv.org/pdf/2205.11171"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itdefender.com/blog/labs/60-hurts-per-second-how-we-got-access-to-enough-solar-power-to-run-the-united-states/"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45</Pages>
  <Words>9601</Words>
  <Characters>54728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Vladan Todorović</cp:lastModifiedBy>
  <cp:revision>2</cp:revision>
  <dcterms:created xsi:type="dcterms:W3CDTF">2024-09-27T16:18:00Z</dcterms:created>
  <dcterms:modified xsi:type="dcterms:W3CDTF">2024-09-27T16:18:00Z</dcterms:modified>
</cp:coreProperties>
</file>